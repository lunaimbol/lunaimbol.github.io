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Diagramas de uso</w:t>
      </w:r>
    </w:p>
    <w:p w:rsidR="00000000" w:rsidDel="00000000" w:rsidP="00000000" w:rsidRDefault="00000000" w:rsidRPr="00000000" w14:paraId="00000002">
      <w:pPr>
        <w:jc w:val="center"/>
        <w:rPr>
          <w:b w:val="1"/>
          <w:sz w:val="32"/>
          <w:szCs w:val="32"/>
        </w:rPr>
      </w:pPr>
      <w:r w:rsidDel="00000000" w:rsidR="00000000" w:rsidRPr="00000000">
        <w:rPr>
          <w:rtl w:val="0"/>
        </w:rPr>
      </w:r>
    </w:p>
    <w:p w:rsidR="00000000" w:rsidDel="00000000" w:rsidP="00000000" w:rsidRDefault="00000000" w:rsidRPr="00000000" w14:paraId="00000003">
      <w:pPr>
        <w:rPr>
          <w:b w:val="1"/>
          <w:color w:val="0d0d0d"/>
          <w:highlight w:val="white"/>
        </w:rPr>
      </w:pPr>
      <w:r w:rsidDel="00000000" w:rsidR="00000000" w:rsidRPr="00000000">
        <w:rPr>
          <w:b w:val="1"/>
          <w:color w:val="0d0d0d"/>
          <w:highlight w:val="white"/>
          <w:rtl w:val="0"/>
        </w:rPr>
        <w:t xml:space="preserve">1. </w:t>
      </w:r>
      <w:r w:rsidDel="00000000" w:rsidR="00000000" w:rsidRPr="00000000">
        <w:rPr>
          <w:b w:val="1"/>
          <w:color w:val="0d0d0d"/>
          <w:highlight w:val="white"/>
          <w:rtl w:val="0"/>
        </w:rPr>
        <w:t xml:space="preserve">Imagina que estás diseñando un sistema de gestión de biblioteca para una universidad. El sistema debe permitir a los usuarios (estudiantes, profesores y personal) buscar libros, reservarlos, solicitar préstamos, devolver libros y administrar sus cuentas.</w:t>
      </w:r>
    </w:p>
    <w:p w:rsidR="00000000" w:rsidDel="00000000" w:rsidP="00000000" w:rsidRDefault="00000000" w:rsidRPr="00000000" w14:paraId="00000004">
      <w:pPr>
        <w:rPr>
          <w:b w:val="1"/>
        </w:rPr>
      </w:pPr>
      <w:r w:rsidDel="00000000" w:rsidR="00000000" w:rsidRPr="00000000">
        <w:rPr>
          <w:b w:val="1"/>
          <w:rtl w:val="0"/>
        </w:rPr>
        <w:t xml:space="preserve">Ejercicio.</w:t>
      </w:r>
    </w:p>
    <w:p w:rsidR="00000000" w:rsidDel="00000000" w:rsidP="00000000" w:rsidRDefault="00000000" w:rsidRPr="00000000" w14:paraId="00000005">
      <w:pPr>
        <w:rPr>
          <w:b w:val="1"/>
          <w:color w:val="0d0d0d"/>
          <w:highlight w:val="white"/>
        </w:rPr>
      </w:pPr>
      <w:r w:rsidDel="00000000" w:rsidR="00000000" w:rsidRPr="00000000">
        <w:rPr>
          <w:b w:val="1"/>
          <w:rtl w:val="0"/>
        </w:rPr>
        <w:t xml:space="preserve">1.</w:t>
      </w:r>
      <w:r w:rsidDel="00000000" w:rsidR="00000000" w:rsidRPr="00000000">
        <w:rPr>
          <w:b w:val="1"/>
          <w:sz w:val="14"/>
          <w:szCs w:val="14"/>
          <w:rtl w:val="0"/>
        </w:rPr>
        <w:t xml:space="preserve">   </w:t>
      </w:r>
      <w:r w:rsidDel="00000000" w:rsidR="00000000" w:rsidRPr="00000000">
        <w:rPr>
          <w:b w:val="1"/>
          <w:color w:val="0d0d0d"/>
          <w:highlight w:val="white"/>
          <w:rtl w:val="0"/>
        </w:rPr>
        <w:t xml:space="preserve">Identifica los actores principales del sistema.</w:t>
      </w:r>
    </w:p>
    <w:p w:rsidR="00000000" w:rsidDel="00000000" w:rsidP="00000000" w:rsidRDefault="00000000" w:rsidRPr="00000000" w14:paraId="00000006">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Actores principales:</w:t>
      </w:r>
    </w:p>
    <w:p w:rsidR="00000000" w:rsidDel="00000000" w:rsidP="00000000" w:rsidRDefault="00000000" w:rsidRPr="00000000" w14:paraId="00000007">
      <w:pPr>
        <w:pBdr>
          <w:top w:color="e3e3e3" w:space="0" w:sz="0" w:val="none"/>
          <w:left w:color="e3e3e3" w:space="0" w:sz="0" w:val="none"/>
          <w:bottom w:color="e3e3e3" w:space="0" w:sz="0" w:val="none"/>
          <w:right w:color="e3e3e3" w:space="0" w:sz="0" w:val="none"/>
          <w:between w:color="e3e3e3" w:space="0" w:sz="0" w:val="none"/>
        </w:pBdr>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-Estudiantes</w:t>
      </w:r>
    </w:p>
    <w:p w:rsidR="00000000" w:rsidDel="00000000" w:rsidP="00000000" w:rsidRDefault="00000000" w:rsidRPr="00000000" w14:paraId="00000008">
      <w:pPr>
        <w:pBdr>
          <w:top w:color="e3e3e3" w:space="0" w:sz="0" w:val="none"/>
          <w:left w:color="e3e3e3" w:space="0" w:sz="0" w:val="none"/>
          <w:bottom w:color="e3e3e3" w:space="0" w:sz="0" w:val="none"/>
          <w:right w:color="e3e3e3" w:space="0" w:sz="0" w:val="none"/>
          <w:between w:color="e3e3e3" w:space="0" w:sz="0" w:val="none"/>
        </w:pBdr>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-Profesores</w:t>
      </w:r>
    </w:p>
    <w:p w:rsidR="00000000" w:rsidDel="00000000" w:rsidP="00000000" w:rsidRDefault="00000000" w:rsidRPr="00000000" w14:paraId="00000009">
      <w:pPr>
        <w:pBdr>
          <w:top w:color="e3e3e3" w:space="0" w:sz="0" w:val="none"/>
          <w:left w:color="e3e3e3" w:space="0" w:sz="0" w:val="none"/>
          <w:bottom w:color="e3e3e3" w:space="0" w:sz="0" w:val="none"/>
          <w:right w:color="e3e3e3" w:space="0" w:sz="0" w:val="none"/>
          <w:between w:color="e3e3e3" w:space="0" w:sz="0" w:val="none"/>
        </w:pBdr>
        <w:rPr>
          <w:b w:val="1"/>
          <w:color w:val="0d0d0d"/>
          <w:highlight w:val="white"/>
        </w:rPr>
      </w:pPr>
      <w:r w:rsidDel="00000000" w:rsidR="00000000" w:rsidRPr="00000000">
        <w:rPr>
          <w:rFonts w:ascii="Roboto" w:cs="Roboto" w:eastAsia="Roboto" w:hAnsi="Roboto"/>
          <w:b w:val="1"/>
          <w:color w:val="0d0d0d"/>
          <w:sz w:val="24"/>
          <w:szCs w:val="24"/>
          <w:highlight w:val="white"/>
          <w:rtl w:val="0"/>
        </w:rPr>
        <w:t xml:space="preserve">-Personal administrativo de la biblioteca</w:t>
      </w:r>
      <w:r w:rsidDel="00000000" w:rsidR="00000000" w:rsidRPr="00000000">
        <w:rPr>
          <w:rtl w:val="0"/>
        </w:rPr>
      </w:r>
    </w:p>
    <w:p w:rsidR="00000000" w:rsidDel="00000000" w:rsidP="00000000" w:rsidRDefault="00000000" w:rsidRPr="00000000" w14:paraId="0000000A">
      <w:pPr>
        <w:pBdr>
          <w:top w:color="e3e3e3" w:space="0" w:sz="0" w:val="none"/>
          <w:left w:color="e3e3e3" w:space="0" w:sz="0" w:val="none"/>
          <w:bottom w:color="e3e3e3" w:space="0" w:sz="0" w:val="none"/>
          <w:right w:color="e3e3e3" w:space="0" w:sz="0" w:val="none"/>
          <w:between w:color="e3e3e3" w:space="0" w:sz="0" w:val="none"/>
        </w:pBdr>
        <w:rPr>
          <w:b w:val="1"/>
          <w:color w:val="0d0d0d"/>
          <w:highlight w:val="white"/>
        </w:rPr>
      </w:pPr>
      <w:r w:rsidDel="00000000" w:rsidR="00000000" w:rsidRPr="00000000">
        <w:rPr>
          <w:b w:val="1"/>
          <w:rtl w:val="0"/>
        </w:rPr>
        <w:t xml:space="preserve">2.</w:t>
      </w:r>
      <w:r w:rsidDel="00000000" w:rsidR="00000000" w:rsidRPr="00000000">
        <w:rPr>
          <w:b w:val="1"/>
          <w:sz w:val="14"/>
          <w:szCs w:val="14"/>
          <w:rtl w:val="0"/>
        </w:rPr>
        <w:t xml:space="preserve">   </w:t>
      </w:r>
      <w:r w:rsidDel="00000000" w:rsidR="00000000" w:rsidRPr="00000000">
        <w:rPr>
          <w:b w:val="1"/>
          <w:color w:val="0d0d0d"/>
          <w:highlight w:val="white"/>
          <w:rtl w:val="0"/>
        </w:rPr>
        <w:t xml:space="preserve">Enumera al menos cinco casos de uso principales que el sistema debe admitir.</w:t>
      </w:r>
    </w:p>
    <w:p w:rsidR="00000000" w:rsidDel="00000000" w:rsidP="00000000" w:rsidRDefault="00000000" w:rsidRPr="00000000" w14:paraId="0000000B">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b w:val="1"/>
          <w:color w:val="0d0d0d"/>
          <w:sz w:val="24"/>
          <w:szCs w:val="24"/>
          <w:highlight w:val="white"/>
          <w:u w:val="none"/>
        </w:rPr>
      </w:pPr>
      <w:r w:rsidDel="00000000" w:rsidR="00000000" w:rsidRPr="00000000">
        <w:rPr>
          <w:rFonts w:ascii="Roboto" w:cs="Roboto" w:eastAsia="Roboto" w:hAnsi="Roboto"/>
          <w:b w:val="1"/>
          <w:color w:val="0d0d0d"/>
          <w:sz w:val="24"/>
          <w:szCs w:val="24"/>
          <w:highlight w:val="white"/>
          <w:rtl w:val="0"/>
        </w:rPr>
        <w:t xml:space="preserve">Buscar libros: Permite a los usuarios buscar libros por título, autor o categoría.</w:t>
      </w:r>
    </w:p>
    <w:p w:rsidR="00000000" w:rsidDel="00000000" w:rsidP="00000000" w:rsidRDefault="00000000" w:rsidRPr="00000000" w14:paraId="0000000C">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b w:val="1"/>
          <w:color w:val="0d0d0d"/>
          <w:sz w:val="24"/>
          <w:szCs w:val="24"/>
          <w:highlight w:val="white"/>
          <w:u w:val="none"/>
        </w:rPr>
      </w:pPr>
      <w:r w:rsidDel="00000000" w:rsidR="00000000" w:rsidRPr="00000000">
        <w:rPr>
          <w:rFonts w:ascii="Roboto" w:cs="Roboto" w:eastAsia="Roboto" w:hAnsi="Roboto"/>
          <w:b w:val="1"/>
          <w:color w:val="0d0d0d"/>
          <w:sz w:val="24"/>
          <w:szCs w:val="24"/>
          <w:highlight w:val="white"/>
          <w:rtl w:val="0"/>
        </w:rPr>
        <w:t xml:space="preserve">Reservar libros: Usuarios pueden reservar libros que estén actualmente prestados por otros usuarios.</w:t>
      </w:r>
    </w:p>
    <w:p w:rsidR="00000000" w:rsidDel="00000000" w:rsidP="00000000" w:rsidRDefault="00000000" w:rsidRPr="00000000" w14:paraId="0000000D">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b w:val="1"/>
          <w:color w:val="0d0d0d"/>
          <w:sz w:val="24"/>
          <w:szCs w:val="24"/>
          <w:highlight w:val="white"/>
          <w:u w:val="none"/>
        </w:rPr>
      </w:pPr>
      <w:r w:rsidDel="00000000" w:rsidR="00000000" w:rsidRPr="00000000">
        <w:rPr>
          <w:rFonts w:ascii="Roboto" w:cs="Roboto" w:eastAsia="Roboto" w:hAnsi="Roboto"/>
          <w:b w:val="1"/>
          <w:color w:val="0d0d0d"/>
          <w:sz w:val="24"/>
          <w:szCs w:val="24"/>
          <w:highlight w:val="white"/>
          <w:rtl w:val="0"/>
        </w:rPr>
        <w:t xml:space="preserve">Solicitar préstamos: Usuarios pueden solicitar préstamos de libros disponibles.</w:t>
      </w:r>
    </w:p>
    <w:p w:rsidR="00000000" w:rsidDel="00000000" w:rsidP="00000000" w:rsidRDefault="00000000" w:rsidRPr="00000000" w14:paraId="0000000E">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b w:val="1"/>
          <w:color w:val="0d0d0d"/>
          <w:sz w:val="24"/>
          <w:szCs w:val="24"/>
          <w:highlight w:val="white"/>
          <w:u w:val="none"/>
        </w:rPr>
      </w:pPr>
      <w:r w:rsidDel="00000000" w:rsidR="00000000" w:rsidRPr="00000000">
        <w:rPr>
          <w:rFonts w:ascii="Roboto" w:cs="Roboto" w:eastAsia="Roboto" w:hAnsi="Roboto"/>
          <w:b w:val="1"/>
          <w:color w:val="0d0d0d"/>
          <w:sz w:val="24"/>
          <w:szCs w:val="24"/>
          <w:highlight w:val="white"/>
          <w:rtl w:val="0"/>
        </w:rPr>
        <w:t xml:space="preserve">Devolver libros: Usuarios pueden devolver libros prestados anteriormente.</w:t>
      </w:r>
    </w:p>
    <w:p w:rsidR="00000000" w:rsidDel="00000000" w:rsidP="00000000" w:rsidRDefault="00000000" w:rsidRPr="00000000" w14:paraId="0000000F">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b w:val="1"/>
          <w:color w:val="0d0d0d"/>
          <w:sz w:val="24"/>
          <w:szCs w:val="24"/>
          <w:highlight w:val="white"/>
          <w:u w:val="none"/>
        </w:rPr>
      </w:pPr>
      <w:r w:rsidDel="00000000" w:rsidR="00000000" w:rsidRPr="00000000">
        <w:rPr>
          <w:rFonts w:ascii="Roboto" w:cs="Roboto" w:eastAsia="Roboto" w:hAnsi="Roboto"/>
          <w:b w:val="1"/>
          <w:color w:val="0d0d0d"/>
          <w:sz w:val="24"/>
          <w:szCs w:val="24"/>
          <w:highlight w:val="white"/>
          <w:rtl w:val="0"/>
        </w:rPr>
        <w:t xml:space="preserve">Administrar cuentas: Usuarios pueden gestionar su información personal, verificar su historial de préstamos, multas, etc.</w:t>
      </w:r>
      <w:r w:rsidDel="00000000" w:rsidR="00000000" w:rsidRPr="00000000">
        <w:rPr>
          <w:rtl w:val="0"/>
        </w:rPr>
      </w:r>
    </w:p>
    <w:p w:rsidR="00000000" w:rsidDel="00000000" w:rsidP="00000000" w:rsidRDefault="00000000" w:rsidRPr="00000000" w14:paraId="00000010">
      <w:pPr>
        <w:spacing w:after="240" w:before="240" w:lineRule="auto"/>
        <w:ind w:left="0" w:firstLine="0"/>
        <w:jc w:val="both"/>
        <w:rPr>
          <w:b w:val="1"/>
          <w:color w:val="0d0d0d"/>
          <w:highlight w:val="white"/>
        </w:rPr>
      </w:pPr>
      <w:r w:rsidDel="00000000" w:rsidR="00000000" w:rsidRPr="00000000">
        <w:rPr>
          <w:b w:val="1"/>
          <w:rtl w:val="0"/>
        </w:rPr>
        <w:t xml:space="preserve">3.</w:t>
      </w:r>
      <w:r w:rsidDel="00000000" w:rsidR="00000000" w:rsidRPr="00000000">
        <w:rPr>
          <w:b w:val="1"/>
          <w:sz w:val="14"/>
          <w:szCs w:val="14"/>
          <w:rtl w:val="0"/>
        </w:rPr>
        <w:t xml:space="preserve">   </w:t>
      </w:r>
      <w:r w:rsidDel="00000000" w:rsidR="00000000" w:rsidRPr="00000000">
        <w:rPr>
          <w:b w:val="1"/>
          <w:color w:val="0d0d0d"/>
          <w:highlight w:val="white"/>
          <w:rtl w:val="0"/>
        </w:rPr>
        <w:t xml:space="preserve">Elige uno de los casos de uso y elabora un diagrama de casos de uso que ilustre las interacciones entre los actores y el sistema para ese caso de uso en particular.</w:t>
      </w:r>
    </w:p>
    <w:p w:rsidR="00000000" w:rsidDel="00000000" w:rsidP="00000000" w:rsidRDefault="00000000" w:rsidRPr="00000000" w14:paraId="00000011">
      <w:pPr>
        <w:spacing w:after="240" w:before="240" w:lineRule="auto"/>
        <w:ind w:left="360"/>
        <w:jc w:val="both"/>
        <w:rPr>
          <w:b w:val="1"/>
          <w:color w:val="0d0d0d"/>
          <w:highlight w:val="white"/>
        </w:rPr>
      </w:pPr>
      <w:r w:rsidDel="00000000" w:rsidR="00000000" w:rsidRPr="00000000">
        <w:rPr>
          <w:b w:val="1"/>
          <w:color w:val="0d0d0d"/>
          <w:highlight w:val="white"/>
        </w:rPr>
        <w:drawing>
          <wp:inline distB="114300" distT="114300" distL="114300" distR="114300">
            <wp:extent cx="5731200" cy="34671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40" w:before="240" w:lineRule="auto"/>
        <w:ind w:left="360"/>
        <w:jc w:val="both"/>
        <w:rPr>
          <w:b w:val="1"/>
          <w:color w:val="0d0d0d"/>
          <w:highlight w:val="white"/>
        </w:rPr>
      </w:pPr>
      <w:r w:rsidDel="00000000" w:rsidR="00000000" w:rsidRPr="00000000">
        <w:rPr>
          <w:b w:val="1"/>
          <w:rtl w:val="0"/>
        </w:rPr>
        <w:t xml:space="preserve">4.</w:t>
      </w:r>
      <w:r w:rsidDel="00000000" w:rsidR="00000000" w:rsidRPr="00000000">
        <w:rPr>
          <w:b w:val="1"/>
          <w:sz w:val="14"/>
          <w:szCs w:val="14"/>
          <w:rtl w:val="0"/>
        </w:rPr>
        <w:t xml:space="preserve">   </w:t>
        <w:tab/>
      </w:r>
      <w:r w:rsidDel="00000000" w:rsidR="00000000" w:rsidRPr="00000000">
        <w:rPr>
          <w:b w:val="1"/>
          <w:color w:val="0d0d0d"/>
          <w:highlight w:val="white"/>
          <w:rtl w:val="0"/>
        </w:rPr>
        <w:t xml:space="preserve">Proporciona una breve descripción textual de ese caso de uso.</w:t>
      </w:r>
    </w:p>
    <w:p w:rsidR="00000000" w:rsidDel="00000000" w:rsidP="00000000" w:rsidRDefault="00000000" w:rsidRPr="00000000" w14:paraId="00000013">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Actores: Usuario, Biblioteca</w:t>
      </w:r>
    </w:p>
    <w:p w:rsidR="00000000" w:rsidDel="00000000" w:rsidP="00000000" w:rsidRDefault="00000000" w:rsidRPr="00000000" w14:paraId="00000014">
      <w:pPr>
        <w:pBdr>
          <w:top w:color="e3e3e3" w:space="0" w:sz="0" w:val="none"/>
          <w:left w:color="e3e3e3" w:space="0" w:sz="0" w:val="none"/>
          <w:bottom w:color="e3e3e3" w:space="0" w:sz="0" w:val="none"/>
          <w:right w:color="e3e3e3" w:space="0" w:sz="0" w:val="none"/>
          <w:between w:color="e3e3e3" w:space="0" w:sz="0" w:val="none"/>
        </w:pBdr>
        <w:shd w:fill="ffffff" w:val="clear"/>
        <w:rPr>
          <w:b w:val="1"/>
          <w:color w:val="0d0d0d"/>
          <w:highlight w:val="white"/>
        </w:rPr>
      </w:pPr>
      <w:r w:rsidDel="00000000" w:rsidR="00000000" w:rsidRPr="00000000">
        <w:rPr>
          <w:rFonts w:ascii="Roboto" w:cs="Roboto" w:eastAsia="Roboto" w:hAnsi="Roboto"/>
          <w:b w:val="1"/>
          <w:color w:val="0d0d0d"/>
          <w:sz w:val="24"/>
          <w:szCs w:val="24"/>
          <w:highlight w:val="white"/>
          <w:rtl w:val="0"/>
        </w:rPr>
        <w:t xml:space="preserve">Descripción: Este caso de uso permite a los usuarios devolver libros que han sido prestados previamente. El usuario se comunica con el sistema de gestión de bibliotecas para indicar qué libro o libros está devolviendo. El sistema actualiza el estado del libro devuelto en su base de datos, marcándolo como disponible nuevamente. También puede registrar la fecha y hora de la devolución para fines de registro y, si es necesario, calcular multas por devolución tardía.</w:t>
      </w:r>
      <w:r w:rsidDel="00000000" w:rsidR="00000000" w:rsidRPr="00000000">
        <w:rPr>
          <w:rtl w:val="0"/>
        </w:rPr>
      </w:r>
    </w:p>
    <w:p w:rsidR="00000000" w:rsidDel="00000000" w:rsidP="00000000" w:rsidRDefault="00000000" w:rsidRPr="00000000" w14:paraId="00000015">
      <w:pPr>
        <w:spacing w:after="240" w:before="240" w:lineRule="auto"/>
        <w:ind w:left="360"/>
        <w:jc w:val="both"/>
        <w:rPr>
          <w:rFonts w:ascii="Roboto" w:cs="Roboto" w:eastAsia="Roboto" w:hAnsi="Roboto"/>
          <w:b w:val="1"/>
          <w:color w:val="0d0d0d"/>
          <w:sz w:val="33"/>
          <w:szCs w:val="33"/>
          <w:highlight w:val="white"/>
        </w:rPr>
      </w:pPr>
      <w:r w:rsidDel="00000000" w:rsidR="00000000" w:rsidRPr="00000000">
        <w:rPr>
          <w:b w:val="1"/>
          <w:color w:val="0d0d0d"/>
          <w:highlight w:val="white"/>
          <w:rtl w:val="0"/>
        </w:rPr>
        <w:t xml:space="preserve">5. Documentación: </w:t>
      </w:r>
      <w:r w:rsidDel="00000000" w:rsidR="00000000" w:rsidRPr="00000000">
        <w:rPr>
          <w:rtl w:val="0"/>
        </w:rPr>
      </w:r>
    </w:p>
    <w:p w:rsidR="00000000" w:rsidDel="00000000" w:rsidP="00000000" w:rsidRDefault="00000000" w:rsidRPr="00000000" w14:paraId="00000016">
      <w:pPr>
        <w:spacing w:after="240" w:before="240" w:lineRule="auto"/>
        <w:ind w:left="360"/>
        <w:jc w:val="both"/>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Objetivo:</w:t>
      </w:r>
    </w:p>
    <w:p w:rsidR="00000000" w:rsidDel="00000000" w:rsidP="00000000" w:rsidRDefault="00000000" w:rsidRPr="00000000" w14:paraId="00000017">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Permitir a los usuarios devolver libros que han sido prestados previamente, actualizando el estado del libro en el sistema y gestionando cualquier acción adicional, como el registro de multas por devolución tardía.</w:t>
      </w:r>
    </w:p>
    <w:p w:rsidR="00000000" w:rsidDel="00000000" w:rsidP="00000000" w:rsidRDefault="00000000" w:rsidRPr="00000000" w14:paraId="0000001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Actores:</w:t>
      </w:r>
    </w:p>
    <w:p w:rsidR="00000000" w:rsidDel="00000000" w:rsidP="00000000" w:rsidRDefault="00000000" w:rsidRPr="00000000" w14:paraId="00000019">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Usuario: Estudiante, profesor o personal administrativo que desea devolver libros prestados.</w:t>
      </w:r>
    </w:p>
    <w:p w:rsidR="00000000" w:rsidDel="00000000" w:rsidP="00000000" w:rsidRDefault="00000000" w:rsidRPr="00000000" w14:paraId="0000001A">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Biblioteca: Sistema de gestión de bibliotecas.</w:t>
      </w:r>
    </w:p>
    <w:p w:rsidR="00000000" w:rsidDel="00000000" w:rsidP="00000000" w:rsidRDefault="00000000" w:rsidRPr="00000000" w14:paraId="0000001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Precondiciones:</w:t>
      </w:r>
    </w:p>
    <w:p w:rsidR="00000000" w:rsidDel="00000000" w:rsidP="00000000" w:rsidRDefault="00000000" w:rsidRPr="00000000" w14:paraId="0000001C">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El usuario debe haber iniciado sesión en el sistema.</w:t>
      </w:r>
    </w:p>
    <w:p w:rsidR="00000000" w:rsidDel="00000000" w:rsidP="00000000" w:rsidRDefault="00000000" w:rsidRPr="00000000" w14:paraId="0000001D">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El usuario debe haber prestado al menos un libro.</w:t>
      </w:r>
    </w:p>
    <w:p w:rsidR="00000000" w:rsidDel="00000000" w:rsidP="00000000" w:rsidRDefault="00000000" w:rsidRPr="00000000" w14:paraId="0000001E">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El libro a devolver debe haber sido prestado previamente al usuario.</w:t>
      </w:r>
    </w:p>
    <w:p w:rsidR="00000000" w:rsidDel="00000000" w:rsidP="00000000" w:rsidRDefault="00000000" w:rsidRPr="00000000" w14:paraId="0000001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Flujo Principal:</w:t>
      </w:r>
    </w:p>
    <w:p w:rsidR="00000000" w:rsidDel="00000000" w:rsidP="00000000" w:rsidRDefault="00000000" w:rsidRPr="00000000" w14:paraId="00000020">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El usuario selecciona la opción de "Devolver Libros" en el sistema.</w:t>
      </w:r>
    </w:p>
    <w:p w:rsidR="00000000" w:rsidDel="00000000" w:rsidP="00000000" w:rsidRDefault="00000000" w:rsidRPr="00000000" w14:paraId="00000021">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El sistema muestra al usuario una lista de los libros que tiene prestados actualmente.</w:t>
      </w:r>
    </w:p>
    <w:p w:rsidR="00000000" w:rsidDel="00000000" w:rsidP="00000000" w:rsidRDefault="00000000" w:rsidRPr="00000000" w14:paraId="00000022">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El usuario selecciona el libro que desea devolver.</w:t>
      </w:r>
    </w:p>
    <w:p w:rsidR="00000000" w:rsidDel="00000000" w:rsidP="00000000" w:rsidRDefault="00000000" w:rsidRPr="00000000" w14:paraId="00000023">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El sistema registra la devolución del libro en su base de datos, actualizando el estado del libro a "disponible".</w:t>
      </w:r>
    </w:p>
    <w:p w:rsidR="00000000" w:rsidDel="00000000" w:rsidP="00000000" w:rsidRDefault="00000000" w:rsidRPr="00000000" w14:paraId="00000024">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Si hay multas pendientes por devolución tardía, el sistema registra estas multas en la cuenta del usuario.</w:t>
      </w:r>
    </w:p>
    <w:p w:rsidR="00000000" w:rsidDel="00000000" w:rsidP="00000000" w:rsidRDefault="00000000" w:rsidRPr="00000000" w14:paraId="00000025">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El sistema muestra un mensaje de confirmación al usuario indicando que la devolución se ha realizado con éxito.</w:t>
      </w:r>
    </w:p>
    <w:p w:rsidR="00000000" w:rsidDel="00000000" w:rsidP="00000000" w:rsidRDefault="00000000" w:rsidRPr="00000000" w14:paraId="0000002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02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Flujo Alternativo:</w:t>
      </w:r>
    </w:p>
    <w:p w:rsidR="00000000" w:rsidDel="00000000" w:rsidP="00000000" w:rsidRDefault="00000000" w:rsidRPr="00000000" w14:paraId="00000028">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Si el usuario no tiene libros prestados, el sistema muestra un mensaje indicando que no hay libros para devolver.</w:t>
      </w:r>
    </w:p>
    <w:p w:rsidR="00000000" w:rsidDel="00000000" w:rsidP="00000000" w:rsidRDefault="00000000" w:rsidRPr="00000000" w14:paraId="00000029">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Si el libro seleccionado no está prestado por el usuario, el sistema muestra un mensaje de error indicando que el libro no puede ser devuelto.</w:t>
      </w:r>
    </w:p>
    <w:p w:rsidR="00000000" w:rsidDel="00000000" w:rsidP="00000000" w:rsidRDefault="00000000" w:rsidRPr="00000000" w14:paraId="0000002A">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Si hay problemas de conectividad o errores del sistema, se muestra un mensaje de error al usuario y se le pide que vuelva a intentarlo más tarde.</w:t>
      </w:r>
    </w:p>
    <w:p w:rsidR="00000000" w:rsidDel="00000000" w:rsidP="00000000" w:rsidRDefault="00000000" w:rsidRPr="00000000" w14:paraId="0000002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Postcondiciones:</w:t>
      </w:r>
    </w:p>
    <w:p w:rsidR="00000000" w:rsidDel="00000000" w:rsidP="00000000" w:rsidRDefault="00000000" w:rsidRPr="00000000" w14:paraId="0000002C">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El estado del libro devuelto se actualiza a "disponible" en el sistema.</w:t>
      </w:r>
    </w:p>
    <w:p w:rsidR="00000000" w:rsidDel="00000000" w:rsidP="00000000" w:rsidRDefault="00000000" w:rsidRPr="00000000" w14:paraId="0000002D">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Si hay multas pendientes por devolución tardía, estas se registran en la cuenta del usuario.</w:t>
      </w:r>
    </w:p>
    <w:p w:rsidR="00000000" w:rsidDel="00000000" w:rsidP="00000000" w:rsidRDefault="00000000" w:rsidRPr="00000000" w14:paraId="0000002E">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El usuario recibe confirmación de que la devolución se ha realizado con éxito.</w:t>
      </w:r>
    </w:p>
    <w:p w:rsidR="00000000" w:rsidDel="00000000" w:rsidP="00000000" w:rsidRDefault="00000000" w:rsidRPr="00000000" w14:paraId="0000002F">
      <w:pPr>
        <w:spacing w:after="240" w:before="240" w:lineRule="auto"/>
        <w:ind w:left="360"/>
        <w:jc w:val="both"/>
        <w:rPr>
          <w:b w:val="1"/>
          <w:color w:val="0d0d0d"/>
          <w:highlight w:val="white"/>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b w:val="1"/>
          <w:rtl w:val="0"/>
        </w:rPr>
        <w:t xml:space="preserve">++++++++++++++++++++++++++++++++++++++++++++++++++++++++++++++++++++++</w:t>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b w:val="1"/>
          <w:rtl w:val="0"/>
        </w:rPr>
        <w:t xml:space="preserve">Imagina que estás diseñando un sistema de gestión de eventos para una empresa que organiza conferencias, talleres y seminarios. El sistema debe permitir a los usuarios (organizadores, participantes y administradores) buscar eventos, registrarse en ellos, administrar su perfil, crear eventos y generar informes.</w:t>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Ejercicio</w:t>
      </w:r>
    </w:p>
    <w:p w:rsidR="00000000" w:rsidDel="00000000" w:rsidP="00000000" w:rsidRDefault="00000000" w:rsidRPr="00000000" w14:paraId="00000036">
      <w:pPr>
        <w:ind w:left="0" w:firstLine="0"/>
        <w:rPr>
          <w:b w:val="1"/>
        </w:rPr>
      </w:pPr>
      <w:r w:rsidDel="00000000" w:rsidR="00000000" w:rsidRPr="00000000">
        <w:rPr>
          <w:b w:val="1"/>
          <w:rtl w:val="0"/>
        </w:rPr>
        <w:t xml:space="preserve">1.Actores.</w:t>
      </w:r>
    </w:p>
    <w:p w:rsidR="00000000" w:rsidDel="00000000" w:rsidP="00000000" w:rsidRDefault="00000000" w:rsidRPr="00000000" w14:paraId="00000037">
      <w:pPr>
        <w:ind w:left="0" w:firstLine="0"/>
        <w:rPr>
          <w:b w:val="1"/>
        </w:rPr>
      </w:pPr>
      <w:r w:rsidDel="00000000" w:rsidR="00000000" w:rsidRPr="00000000">
        <w:rPr>
          <w:b w:val="1"/>
          <w:rtl w:val="0"/>
        </w:rPr>
        <w:t xml:space="preserve">        1. Organizador</w:t>
      </w:r>
    </w:p>
    <w:p w:rsidR="00000000" w:rsidDel="00000000" w:rsidP="00000000" w:rsidRDefault="00000000" w:rsidRPr="00000000" w14:paraId="00000038">
      <w:pPr>
        <w:rPr>
          <w:b w:val="1"/>
        </w:rPr>
      </w:pPr>
      <w:r w:rsidDel="00000000" w:rsidR="00000000" w:rsidRPr="00000000">
        <w:rPr>
          <w:b w:val="1"/>
          <w:rtl w:val="0"/>
        </w:rPr>
        <w:t xml:space="preserve">        2.Participante</w:t>
      </w:r>
    </w:p>
    <w:p w:rsidR="00000000" w:rsidDel="00000000" w:rsidP="00000000" w:rsidRDefault="00000000" w:rsidRPr="00000000" w14:paraId="00000039">
      <w:pPr>
        <w:rPr>
          <w:b w:val="1"/>
        </w:rPr>
      </w:pPr>
      <w:r w:rsidDel="00000000" w:rsidR="00000000" w:rsidRPr="00000000">
        <w:rPr>
          <w:b w:val="1"/>
          <w:rtl w:val="0"/>
        </w:rPr>
        <w:t xml:space="preserve">        3.</w:t>
        <w:tab/>
        <w:t xml:space="preserve">Administrador</w:t>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2.</w:t>
        <w:tab/>
        <w:t xml:space="preserve">Casos de uso</w:t>
      </w:r>
    </w:p>
    <w:p w:rsidR="00000000" w:rsidDel="00000000" w:rsidP="00000000" w:rsidRDefault="00000000" w:rsidRPr="00000000" w14:paraId="0000003C">
      <w:pPr>
        <w:rPr>
          <w:b w:val="1"/>
        </w:rPr>
      </w:pPr>
      <w:r w:rsidDel="00000000" w:rsidR="00000000" w:rsidRPr="00000000">
        <w:rPr>
          <w:b w:val="1"/>
          <w:rtl w:val="0"/>
        </w:rPr>
        <w:t xml:space="preserve">        1.</w:t>
        <w:tab/>
        <w:t xml:space="preserve">Buscar evento</w:t>
      </w:r>
    </w:p>
    <w:p w:rsidR="00000000" w:rsidDel="00000000" w:rsidP="00000000" w:rsidRDefault="00000000" w:rsidRPr="00000000" w14:paraId="0000003D">
      <w:pPr>
        <w:rPr>
          <w:b w:val="1"/>
        </w:rPr>
      </w:pPr>
      <w:r w:rsidDel="00000000" w:rsidR="00000000" w:rsidRPr="00000000">
        <w:rPr>
          <w:b w:val="1"/>
          <w:rtl w:val="0"/>
        </w:rPr>
        <w:t xml:space="preserve">        2.</w:t>
        <w:tab/>
        <w:t xml:space="preserve">Registrarse en evento</w:t>
      </w:r>
    </w:p>
    <w:p w:rsidR="00000000" w:rsidDel="00000000" w:rsidP="00000000" w:rsidRDefault="00000000" w:rsidRPr="00000000" w14:paraId="0000003E">
      <w:pPr>
        <w:rPr>
          <w:b w:val="1"/>
        </w:rPr>
      </w:pPr>
      <w:r w:rsidDel="00000000" w:rsidR="00000000" w:rsidRPr="00000000">
        <w:rPr>
          <w:b w:val="1"/>
          <w:rtl w:val="0"/>
        </w:rPr>
        <w:t xml:space="preserve">        3.</w:t>
        <w:tab/>
        <w:t xml:space="preserve">Administra perfil</w:t>
      </w:r>
    </w:p>
    <w:p w:rsidR="00000000" w:rsidDel="00000000" w:rsidP="00000000" w:rsidRDefault="00000000" w:rsidRPr="00000000" w14:paraId="0000003F">
      <w:pPr>
        <w:rPr>
          <w:b w:val="1"/>
        </w:rPr>
      </w:pPr>
      <w:r w:rsidDel="00000000" w:rsidR="00000000" w:rsidRPr="00000000">
        <w:rPr>
          <w:b w:val="1"/>
          <w:rtl w:val="0"/>
        </w:rPr>
        <w:t xml:space="preserve">        4.</w:t>
        <w:tab/>
        <w:t xml:space="preserve">Crear evento</w:t>
      </w:r>
    </w:p>
    <w:p w:rsidR="00000000" w:rsidDel="00000000" w:rsidP="00000000" w:rsidRDefault="00000000" w:rsidRPr="00000000" w14:paraId="00000040">
      <w:pPr>
        <w:rPr>
          <w:b w:val="1"/>
        </w:rPr>
      </w:pPr>
      <w:r w:rsidDel="00000000" w:rsidR="00000000" w:rsidRPr="00000000">
        <w:rPr>
          <w:b w:val="1"/>
          <w:rtl w:val="0"/>
        </w:rPr>
        <w:t xml:space="preserve">        5.</w:t>
        <w:tab/>
        <w:t xml:space="preserve">Generar informe</w:t>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b w:val="1"/>
          <w:rtl w:val="0"/>
        </w:rPr>
        <w:t xml:space="preserve">3.Diagramas de casos de uso</w:t>
      </w:r>
    </w:p>
    <w:p w:rsidR="00000000" w:rsidDel="00000000" w:rsidP="00000000" w:rsidRDefault="00000000" w:rsidRPr="00000000" w14:paraId="00000049">
      <w:pPr>
        <w:rPr>
          <w:b w:val="1"/>
        </w:rPr>
      </w:pPr>
      <w:r w:rsidDel="00000000" w:rsidR="00000000" w:rsidRPr="00000000">
        <w:rPr>
          <w:b w:val="1"/>
        </w:rPr>
        <w:drawing>
          <wp:inline distB="114300" distT="114300" distL="114300" distR="114300">
            <wp:extent cx="6192165" cy="3744325"/>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192165" cy="37443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240" w:lineRule="auto"/>
        <w:ind w:left="360"/>
        <w:jc w:val="both"/>
        <w:rPr>
          <w:b w:val="1"/>
        </w:rPr>
      </w:pPr>
      <w:r w:rsidDel="00000000" w:rsidR="00000000" w:rsidRPr="00000000">
        <w:rPr>
          <w:rtl w:val="0"/>
        </w:rPr>
      </w:r>
    </w:p>
    <w:p w:rsidR="00000000" w:rsidDel="00000000" w:rsidP="00000000" w:rsidRDefault="00000000" w:rsidRPr="00000000" w14:paraId="0000004B">
      <w:pPr>
        <w:spacing w:after="240" w:before="240" w:lineRule="auto"/>
        <w:ind w:left="360"/>
        <w:jc w:val="both"/>
        <w:rPr>
          <w:b w:val="1"/>
        </w:rPr>
      </w:pPr>
      <w:r w:rsidDel="00000000" w:rsidR="00000000" w:rsidRPr="00000000">
        <w:rPr>
          <w:rtl w:val="0"/>
        </w:rPr>
      </w:r>
    </w:p>
    <w:p w:rsidR="00000000" w:rsidDel="00000000" w:rsidP="00000000" w:rsidRDefault="00000000" w:rsidRPr="00000000" w14:paraId="0000004C">
      <w:pPr>
        <w:spacing w:after="240" w:before="240" w:lineRule="auto"/>
        <w:ind w:left="360"/>
        <w:jc w:val="both"/>
        <w:rPr>
          <w:b w:val="1"/>
        </w:rPr>
      </w:pPr>
      <w:r w:rsidDel="00000000" w:rsidR="00000000" w:rsidRPr="00000000">
        <w:rPr>
          <w:rtl w:val="0"/>
        </w:rPr>
      </w:r>
    </w:p>
    <w:p w:rsidR="00000000" w:rsidDel="00000000" w:rsidP="00000000" w:rsidRDefault="00000000" w:rsidRPr="00000000" w14:paraId="0000004D">
      <w:pPr>
        <w:spacing w:after="240" w:before="240" w:lineRule="auto"/>
        <w:ind w:left="360"/>
        <w:jc w:val="both"/>
        <w:rPr>
          <w:b w:val="1"/>
          <w:color w:val="0d0d0d"/>
          <w:highlight w:val="white"/>
        </w:rPr>
      </w:pPr>
      <w:r w:rsidDel="00000000" w:rsidR="00000000" w:rsidRPr="00000000">
        <w:rPr>
          <w:b w:val="1"/>
          <w:rtl w:val="0"/>
        </w:rPr>
        <w:t xml:space="preserve">4.</w:t>
      </w:r>
      <w:r w:rsidDel="00000000" w:rsidR="00000000" w:rsidRPr="00000000">
        <w:rPr>
          <w:b w:val="1"/>
          <w:sz w:val="14"/>
          <w:szCs w:val="14"/>
          <w:rtl w:val="0"/>
        </w:rPr>
        <w:t xml:space="preserve">   </w:t>
        <w:tab/>
      </w:r>
      <w:r w:rsidDel="00000000" w:rsidR="00000000" w:rsidRPr="00000000">
        <w:rPr>
          <w:b w:val="1"/>
          <w:color w:val="0d0d0d"/>
          <w:highlight w:val="white"/>
          <w:rtl w:val="0"/>
        </w:rPr>
        <w:t xml:space="preserve">Proporciona una breve descripción textual de ese caso de uso.</w:t>
      </w:r>
    </w:p>
    <w:p w:rsidR="00000000" w:rsidDel="00000000" w:rsidP="00000000" w:rsidRDefault="00000000" w:rsidRPr="00000000" w14:paraId="0000004E">
      <w:pPr>
        <w:spacing w:after="240" w:before="240" w:lineRule="auto"/>
        <w:ind w:left="360"/>
        <w:jc w:val="both"/>
        <w:rPr>
          <w:b w:val="1"/>
          <w:color w:val="0d0d0d"/>
          <w:highlight w:val="white"/>
        </w:rPr>
      </w:pPr>
      <w:r w:rsidDel="00000000" w:rsidR="00000000" w:rsidRPr="00000000">
        <w:rPr>
          <w:b w:val="1"/>
          <w:color w:val="0d0d0d"/>
          <w:highlight w:val="white"/>
          <w:rtl w:val="0"/>
        </w:rPr>
        <w:t xml:space="preserve">El caso de uso "Registrarse en Evento" describe el proceso mediante el cual un participante, autenticado en el sistema de gestión de eventos, puede inscribirse en un evento específico. Este proceso implica que el participante busque el evento deseado, visualice los detalles del mismo, y proceda a registrarse, siendo luego confirmado su registro por el sistema. Si el evento alcanza su límite de capacidad, se le notificará al participante que no se pueden aceptar más registros. Una vez completado exitosamente, el participante queda inscrito en el evento.</w:t>
      </w:r>
    </w:p>
    <w:p w:rsidR="00000000" w:rsidDel="00000000" w:rsidP="00000000" w:rsidRDefault="00000000" w:rsidRPr="00000000" w14:paraId="0000004F">
      <w:pPr>
        <w:spacing w:after="240" w:before="240" w:lineRule="auto"/>
        <w:ind w:left="360"/>
        <w:jc w:val="both"/>
        <w:rPr>
          <w:b w:val="1"/>
          <w:color w:val="0d0d0d"/>
          <w:highlight w:val="white"/>
        </w:rPr>
      </w:pPr>
      <w:r w:rsidDel="00000000" w:rsidR="00000000" w:rsidRPr="00000000">
        <w:rPr>
          <w:b w:val="1"/>
          <w:color w:val="0d0d0d"/>
          <w:highlight w:val="white"/>
          <w:rtl w:val="0"/>
        </w:rPr>
        <w:t xml:space="preserve">5. Documentación: </w:t>
      </w:r>
    </w:p>
    <w:p w:rsidR="00000000" w:rsidDel="00000000" w:rsidP="00000000" w:rsidRDefault="00000000" w:rsidRPr="00000000" w14:paraId="00000050">
      <w:pPr>
        <w:spacing w:after="240" w:before="240" w:lineRule="auto"/>
        <w:ind w:left="360"/>
        <w:jc w:val="both"/>
        <w:rPr>
          <w:b w:val="1"/>
          <w:color w:val="0d0d0d"/>
          <w:highlight w:val="white"/>
        </w:rPr>
      </w:pPr>
      <w:r w:rsidDel="00000000" w:rsidR="00000000" w:rsidRPr="00000000">
        <w:rPr>
          <w:b w:val="1"/>
          <w:color w:val="0d0d0d"/>
          <w:highlight w:val="white"/>
          <w:rtl w:val="0"/>
        </w:rPr>
        <w:t xml:space="preserve">Objetivo:</w:t>
      </w:r>
    </w:p>
    <w:p w:rsidR="00000000" w:rsidDel="00000000" w:rsidP="00000000" w:rsidRDefault="00000000" w:rsidRPr="00000000" w14:paraId="00000051">
      <w:pPr>
        <w:pBdr>
          <w:top w:color="e3e3e3" w:space="0" w:sz="0" w:val="none"/>
          <w:left w:color="e3e3e3" w:space="0" w:sz="0" w:val="none"/>
          <w:bottom w:color="e3e3e3" w:space="0" w:sz="0" w:val="none"/>
          <w:right w:color="e3e3e3" w:space="0" w:sz="0" w:val="none"/>
          <w:between w:color="e3e3e3" w:space="0" w:sz="0" w:val="none"/>
        </w:pBdr>
        <w:spacing w:after="300" w:before="300" w:line="420" w:lineRule="auto"/>
        <w:jc w:val="both"/>
        <w:rPr>
          <w:b w:val="1"/>
          <w:color w:val="0d0d0d"/>
          <w:highlight w:val="white"/>
        </w:rPr>
      </w:pPr>
      <w:r w:rsidDel="00000000" w:rsidR="00000000" w:rsidRPr="00000000">
        <w:rPr>
          <w:b w:val="1"/>
          <w:color w:val="0d0d0d"/>
          <w:highlight w:val="white"/>
          <w:rtl w:val="0"/>
        </w:rPr>
        <w:t xml:space="preserve">Este caso de uso tiene como objetivo permitir que un participante se registre en un evento específico dentro del sistema de gestión de eventos.</w:t>
      </w:r>
    </w:p>
    <w:p w:rsidR="00000000" w:rsidDel="00000000" w:rsidP="00000000" w:rsidRDefault="00000000" w:rsidRPr="00000000" w14:paraId="00000052">
      <w:pPr>
        <w:pBdr>
          <w:top w:color="e3e3e3" w:space="0" w:sz="0" w:val="none"/>
          <w:left w:color="e3e3e3" w:space="0" w:sz="0" w:val="none"/>
          <w:bottom w:color="e3e3e3" w:space="0" w:sz="0" w:val="none"/>
          <w:right w:color="e3e3e3" w:space="0" w:sz="0" w:val="none"/>
          <w:between w:color="e3e3e3" w:space="0" w:sz="0" w:val="none"/>
        </w:pBdr>
        <w:spacing w:after="300" w:before="300" w:line="420" w:lineRule="auto"/>
        <w:jc w:val="both"/>
        <w:rPr>
          <w:b w:val="1"/>
          <w:color w:val="0d0d0d"/>
          <w:highlight w:val="white"/>
        </w:rPr>
      </w:pPr>
      <w:r w:rsidDel="00000000" w:rsidR="00000000" w:rsidRPr="00000000">
        <w:rPr>
          <w:b w:val="1"/>
          <w:color w:val="0d0d0d"/>
          <w:highlight w:val="white"/>
          <w:rtl w:val="0"/>
        </w:rPr>
        <w:t xml:space="preserve">Actores:</w:t>
      </w:r>
    </w:p>
    <w:p w:rsidR="00000000" w:rsidDel="00000000" w:rsidP="00000000" w:rsidRDefault="00000000" w:rsidRPr="00000000" w14:paraId="00000053">
      <w:pPr>
        <w:numPr>
          <w:ilvl w:val="0"/>
          <w:numId w:val="2"/>
        </w:numPr>
        <w:pBdr>
          <w:top w:color="e3e3e3" w:space="0" w:sz="0" w:val="none"/>
          <w:left w:color="e3e3e3" w:space="0" w:sz="0" w:val="none"/>
          <w:bottom w:color="e3e3e3" w:space="0" w:sz="0" w:val="none"/>
          <w:right w:color="e3e3e3" w:space="0" w:sz="0" w:val="none"/>
          <w:between w:color="e3e3e3" w:space="0" w:sz="0" w:val="none"/>
        </w:pBdr>
        <w:spacing w:after="240" w:lineRule="auto"/>
        <w:ind w:left="720" w:hanging="360"/>
        <w:rPr>
          <w:b w:val="1"/>
          <w:color w:val="0d0d0d"/>
          <w:highlight w:val="white"/>
        </w:rPr>
      </w:pPr>
      <w:r w:rsidDel="00000000" w:rsidR="00000000" w:rsidRPr="00000000">
        <w:rPr>
          <w:b w:val="1"/>
          <w:color w:val="0d0d0d"/>
          <w:highlight w:val="white"/>
          <w:rtl w:val="0"/>
        </w:rPr>
        <w:t xml:space="preserve">Participante: Persona interesada en asistir a un evento y sistema</w:t>
      </w:r>
    </w:p>
    <w:p w:rsidR="00000000" w:rsidDel="00000000" w:rsidP="00000000" w:rsidRDefault="00000000" w:rsidRPr="00000000" w14:paraId="00000054">
      <w:pPr>
        <w:pBdr>
          <w:top w:color="e3e3e3" w:space="0" w:sz="0" w:val="none"/>
          <w:left w:color="e3e3e3" w:space="0" w:sz="0" w:val="none"/>
          <w:bottom w:color="e3e3e3" w:space="0" w:sz="0" w:val="none"/>
          <w:right w:color="e3e3e3" w:space="0" w:sz="0" w:val="none"/>
          <w:between w:color="e3e3e3" w:space="0" w:sz="0" w:val="none"/>
        </w:pBdr>
        <w:spacing w:after="300" w:before="300" w:line="420" w:lineRule="auto"/>
        <w:jc w:val="both"/>
        <w:rPr>
          <w:b w:val="1"/>
          <w:color w:val="0d0d0d"/>
          <w:highlight w:val="white"/>
        </w:rPr>
      </w:pPr>
      <w:r w:rsidDel="00000000" w:rsidR="00000000" w:rsidRPr="00000000">
        <w:rPr>
          <w:b w:val="1"/>
          <w:color w:val="0d0d0d"/>
          <w:highlight w:val="white"/>
          <w:rtl w:val="0"/>
        </w:rPr>
        <w:t xml:space="preserve">Precondiciones:</w:t>
      </w:r>
    </w:p>
    <w:p w:rsidR="00000000" w:rsidDel="00000000" w:rsidP="00000000" w:rsidRDefault="00000000" w:rsidRPr="00000000" w14:paraId="00000055">
      <w:pPr>
        <w:numPr>
          <w:ilvl w:val="0"/>
          <w:numId w:val="7"/>
        </w:numPr>
        <w:pBdr>
          <w:top w:color="e3e3e3" w:space="0" w:sz="0" w:val="none"/>
          <w:left w:color="e3e3e3" w:space="0" w:sz="0" w:val="none"/>
          <w:bottom w:color="e3e3e3" w:space="0" w:sz="0" w:val="none"/>
          <w:right w:color="e3e3e3" w:space="0" w:sz="0" w:val="none"/>
          <w:between w:color="e3e3e3" w:space="0" w:sz="0" w:val="none"/>
        </w:pBdr>
        <w:ind w:left="720" w:hanging="360"/>
        <w:rPr>
          <w:b w:val="1"/>
          <w:color w:val="0d0d0d"/>
          <w:highlight w:val="white"/>
        </w:rPr>
      </w:pPr>
      <w:r w:rsidDel="00000000" w:rsidR="00000000" w:rsidRPr="00000000">
        <w:rPr>
          <w:b w:val="1"/>
          <w:color w:val="0d0d0d"/>
          <w:highlight w:val="white"/>
          <w:rtl w:val="0"/>
        </w:rPr>
        <w:t xml:space="preserve">El sistema debe tener eventos disponibles para registrarse.</w:t>
      </w:r>
    </w:p>
    <w:p w:rsidR="00000000" w:rsidDel="00000000" w:rsidP="00000000" w:rsidRDefault="00000000" w:rsidRPr="00000000" w14:paraId="00000056">
      <w:pPr>
        <w:numPr>
          <w:ilvl w:val="0"/>
          <w:numId w:val="7"/>
        </w:numPr>
        <w:pBdr>
          <w:top w:color="e3e3e3" w:space="0" w:sz="0" w:val="none"/>
          <w:left w:color="e3e3e3" w:space="0" w:sz="0" w:val="none"/>
          <w:bottom w:color="e3e3e3" w:space="0" w:sz="0" w:val="none"/>
          <w:right w:color="e3e3e3" w:space="0" w:sz="0" w:val="none"/>
          <w:between w:color="e3e3e3" w:space="0" w:sz="0" w:val="none"/>
        </w:pBdr>
        <w:ind w:left="720" w:hanging="360"/>
        <w:rPr>
          <w:b w:val="1"/>
          <w:color w:val="0d0d0d"/>
          <w:highlight w:val="white"/>
        </w:rPr>
      </w:pPr>
      <w:r w:rsidDel="00000000" w:rsidR="00000000" w:rsidRPr="00000000">
        <w:rPr>
          <w:b w:val="1"/>
          <w:color w:val="0d0d0d"/>
          <w:highlight w:val="white"/>
          <w:rtl w:val="0"/>
        </w:rPr>
        <w:t xml:space="preserve">El participante debe tener una cuenta en el sistema y estar autenticado.</w:t>
      </w:r>
    </w:p>
    <w:p w:rsidR="00000000" w:rsidDel="00000000" w:rsidP="00000000" w:rsidRDefault="00000000" w:rsidRPr="00000000" w14:paraId="00000057">
      <w:pPr>
        <w:pBdr>
          <w:top w:color="e3e3e3" w:space="0" w:sz="0" w:val="none"/>
          <w:left w:color="e3e3e3" w:space="0" w:sz="0" w:val="none"/>
          <w:bottom w:color="e3e3e3" w:space="0" w:sz="0" w:val="none"/>
          <w:right w:color="e3e3e3" w:space="0" w:sz="0" w:val="none"/>
          <w:between w:color="e3e3e3" w:space="0" w:sz="0" w:val="none"/>
        </w:pBdr>
        <w:spacing w:after="300" w:before="300" w:line="420" w:lineRule="auto"/>
        <w:jc w:val="both"/>
        <w:rPr>
          <w:b w:val="1"/>
          <w:color w:val="0d0d0d"/>
          <w:highlight w:val="white"/>
        </w:rPr>
      </w:pPr>
      <w:r w:rsidDel="00000000" w:rsidR="00000000" w:rsidRPr="00000000">
        <w:rPr>
          <w:b w:val="1"/>
          <w:color w:val="0d0d0d"/>
          <w:highlight w:val="white"/>
          <w:rtl w:val="0"/>
        </w:rPr>
        <w:t xml:space="preserve">Flujo Principal:</w:t>
      </w:r>
    </w:p>
    <w:p w:rsidR="00000000" w:rsidDel="00000000" w:rsidP="00000000" w:rsidRDefault="00000000" w:rsidRPr="00000000" w14:paraId="00000058">
      <w:pPr>
        <w:numPr>
          <w:ilvl w:val="0"/>
          <w:numId w:val="9"/>
        </w:numPr>
        <w:pBdr>
          <w:top w:color="e3e3e3" w:space="0" w:sz="0" w:val="none"/>
          <w:left w:color="e3e3e3" w:space="0" w:sz="0" w:val="none"/>
          <w:bottom w:color="e3e3e3" w:space="0" w:sz="0" w:val="none"/>
          <w:right w:color="e3e3e3" w:space="0" w:sz="0" w:val="none"/>
          <w:between w:color="e3e3e3" w:space="0" w:sz="0" w:val="none"/>
        </w:pBdr>
        <w:ind w:left="720" w:hanging="360"/>
        <w:rPr>
          <w:b w:val="1"/>
          <w:color w:val="0d0d0d"/>
          <w:highlight w:val="white"/>
        </w:rPr>
      </w:pPr>
      <w:r w:rsidDel="00000000" w:rsidR="00000000" w:rsidRPr="00000000">
        <w:rPr>
          <w:b w:val="1"/>
          <w:color w:val="0d0d0d"/>
          <w:highlight w:val="white"/>
          <w:rtl w:val="0"/>
        </w:rPr>
        <w:t xml:space="preserve">El participante inicia sesión en el sistema.</w:t>
      </w:r>
    </w:p>
    <w:p w:rsidR="00000000" w:rsidDel="00000000" w:rsidP="00000000" w:rsidRDefault="00000000" w:rsidRPr="00000000" w14:paraId="00000059">
      <w:pPr>
        <w:numPr>
          <w:ilvl w:val="0"/>
          <w:numId w:val="9"/>
        </w:numPr>
        <w:pBdr>
          <w:top w:color="e3e3e3" w:space="0" w:sz="0" w:val="none"/>
          <w:left w:color="e3e3e3" w:space="0" w:sz="0" w:val="none"/>
          <w:bottom w:color="e3e3e3" w:space="0" w:sz="0" w:val="none"/>
          <w:right w:color="e3e3e3" w:space="0" w:sz="0" w:val="none"/>
          <w:between w:color="e3e3e3" w:space="0" w:sz="0" w:val="none"/>
        </w:pBdr>
        <w:ind w:left="720" w:hanging="360"/>
        <w:rPr>
          <w:b w:val="1"/>
          <w:color w:val="0d0d0d"/>
          <w:highlight w:val="white"/>
        </w:rPr>
      </w:pPr>
      <w:r w:rsidDel="00000000" w:rsidR="00000000" w:rsidRPr="00000000">
        <w:rPr>
          <w:b w:val="1"/>
          <w:color w:val="0d0d0d"/>
          <w:highlight w:val="white"/>
          <w:rtl w:val="0"/>
        </w:rPr>
        <w:t xml:space="preserve">El participante busca el evento en el que desea registrarse.</w:t>
      </w:r>
    </w:p>
    <w:p w:rsidR="00000000" w:rsidDel="00000000" w:rsidP="00000000" w:rsidRDefault="00000000" w:rsidRPr="00000000" w14:paraId="0000005A">
      <w:pPr>
        <w:numPr>
          <w:ilvl w:val="0"/>
          <w:numId w:val="9"/>
        </w:numPr>
        <w:pBdr>
          <w:top w:color="e3e3e3" w:space="0" w:sz="0" w:val="none"/>
          <w:left w:color="e3e3e3" w:space="0" w:sz="0" w:val="none"/>
          <w:bottom w:color="e3e3e3" w:space="0" w:sz="0" w:val="none"/>
          <w:right w:color="e3e3e3" w:space="0" w:sz="0" w:val="none"/>
          <w:between w:color="e3e3e3" w:space="0" w:sz="0" w:val="none"/>
        </w:pBdr>
        <w:ind w:left="720" w:hanging="360"/>
        <w:rPr>
          <w:b w:val="1"/>
          <w:color w:val="0d0d0d"/>
          <w:highlight w:val="white"/>
        </w:rPr>
      </w:pPr>
      <w:r w:rsidDel="00000000" w:rsidR="00000000" w:rsidRPr="00000000">
        <w:rPr>
          <w:b w:val="1"/>
          <w:color w:val="0d0d0d"/>
          <w:highlight w:val="white"/>
          <w:rtl w:val="0"/>
        </w:rPr>
        <w:t xml:space="preserve">El participante selecciona el evento deseado.</w:t>
      </w:r>
    </w:p>
    <w:p w:rsidR="00000000" w:rsidDel="00000000" w:rsidP="00000000" w:rsidRDefault="00000000" w:rsidRPr="00000000" w14:paraId="0000005B">
      <w:pPr>
        <w:numPr>
          <w:ilvl w:val="0"/>
          <w:numId w:val="9"/>
        </w:numPr>
        <w:pBdr>
          <w:top w:color="e3e3e3" w:space="0" w:sz="0" w:val="none"/>
          <w:left w:color="e3e3e3" w:space="0" w:sz="0" w:val="none"/>
          <w:bottom w:color="e3e3e3" w:space="0" w:sz="0" w:val="none"/>
          <w:right w:color="e3e3e3" w:space="0" w:sz="0" w:val="none"/>
          <w:between w:color="e3e3e3" w:space="0" w:sz="0" w:val="none"/>
        </w:pBdr>
        <w:ind w:left="720" w:hanging="360"/>
        <w:rPr>
          <w:b w:val="1"/>
          <w:color w:val="0d0d0d"/>
          <w:highlight w:val="white"/>
        </w:rPr>
      </w:pPr>
      <w:r w:rsidDel="00000000" w:rsidR="00000000" w:rsidRPr="00000000">
        <w:rPr>
          <w:b w:val="1"/>
          <w:color w:val="0d0d0d"/>
          <w:highlight w:val="white"/>
          <w:rtl w:val="0"/>
        </w:rPr>
        <w:t xml:space="preserve">El sistema muestra los detalles del evento y la opción para registrarse.</w:t>
      </w:r>
    </w:p>
    <w:p w:rsidR="00000000" w:rsidDel="00000000" w:rsidP="00000000" w:rsidRDefault="00000000" w:rsidRPr="00000000" w14:paraId="0000005C">
      <w:pPr>
        <w:numPr>
          <w:ilvl w:val="0"/>
          <w:numId w:val="9"/>
        </w:numPr>
        <w:pBdr>
          <w:top w:color="e3e3e3" w:space="0" w:sz="0" w:val="none"/>
          <w:left w:color="e3e3e3" w:space="0" w:sz="0" w:val="none"/>
          <w:bottom w:color="e3e3e3" w:space="0" w:sz="0" w:val="none"/>
          <w:right w:color="e3e3e3" w:space="0" w:sz="0" w:val="none"/>
          <w:between w:color="e3e3e3" w:space="0" w:sz="0" w:val="none"/>
        </w:pBdr>
        <w:ind w:left="720" w:hanging="360"/>
        <w:rPr>
          <w:b w:val="1"/>
          <w:color w:val="0d0d0d"/>
          <w:highlight w:val="white"/>
        </w:rPr>
      </w:pPr>
      <w:r w:rsidDel="00000000" w:rsidR="00000000" w:rsidRPr="00000000">
        <w:rPr>
          <w:b w:val="1"/>
          <w:color w:val="0d0d0d"/>
          <w:highlight w:val="white"/>
          <w:rtl w:val="0"/>
        </w:rPr>
        <w:t xml:space="preserve">El participante hace clic en el botón "Registrarse".</w:t>
      </w:r>
    </w:p>
    <w:p w:rsidR="00000000" w:rsidDel="00000000" w:rsidP="00000000" w:rsidRDefault="00000000" w:rsidRPr="00000000" w14:paraId="0000005D">
      <w:pPr>
        <w:numPr>
          <w:ilvl w:val="0"/>
          <w:numId w:val="9"/>
        </w:numPr>
        <w:pBdr>
          <w:top w:color="e3e3e3" w:space="0" w:sz="0" w:val="none"/>
          <w:left w:color="e3e3e3" w:space="0" w:sz="0" w:val="none"/>
          <w:bottom w:color="e3e3e3" w:space="0" w:sz="0" w:val="none"/>
          <w:right w:color="e3e3e3" w:space="0" w:sz="0" w:val="none"/>
          <w:between w:color="e3e3e3" w:space="0" w:sz="0" w:val="none"/>
        </w:pBdr>
        <w:ind w:left="720" w:hanging="360"/>
        <w:rPr>
          <w:b w:val="1"/>
          <w:color w:val="0d0d0d"/>
          <w:highlight w:val="white"/>
        </w:rPr>
      </w:pPr>
      <w:r w:rsidDel="00000000" w:rsidR="00000000" w:rsidRPr="00000000">
        <w:rPr>
          <w:b w:val="1"/>
          <w:color w:val="0d0d0d"/>
          <w:highlight w:val="white"/>
          <w:rtl w:val="0"/>
        </w:rPr>
        <w:t xml:space="preserve">El sistema registra al participante en el evento.</w:t>
      </w:r>
    </w:p>
    <w:p w:rsidR="00000000" w:rsidDel="00000000" w:rsidP="00000000" w:rsidRDefault="00000000" w:rsidRPr="00000000" w14:paraId="0000005E">
      <w:pPr>
        <w:numPr>
          <w:ilvl w:val="0"/>
          <w:numId w:val="9"/>
        </w:numPr>
        <w:pBdr>
          <w:top w:color="e3e3e3" w:space="0" w:sz="0" w:val="none"/>
          <w:left w:color="e3e3e3" w:space="0" w:sz="0" w:val="none"/>
          <w:bottom w:color="e3e3e3" w:space="0" w:sz="0" w:val="none"/>
          <w:right w:color="e3e3e3" w:space="0" w:sz="0" w:val="none"/>
          <w:between w:color="e3e3e3" w:space="0" w:sz="0" w:val="none"/>
        </w:pBdr>
        <w:ind w:left="720" w:hanging="360"/>
        <w:rPr>
          <w:b w:val="1"/>
          <w:color w:val="0d0d0d"/>
          <w:highlight w:val="white"/>
        </w:rPr>
      </w:pPr>
      <w:r w:rsidDel="00000000" w:rsidR="00000000" w:rsidRPr="00000000">
        <w:rPr>
          <w:b w:val="1"/>
          <w:color w:val="0d0d0d"/>
          <w:highlight w:val="white"/>
          <w:rtl w:val="0"/>
        </w:rPr>
        <w:t xml:space="preserve">El sistema muestra un mensaje de confirmación de registro exitoso.</w:t>
      </w:r>
    </w:p>
    <w:p w:rsidR="00000000" w:rsidDel="00000000" w:rsidP="00000000" w:rsidRDefault="00000000" w:rsidRPr="00000000" w14:paraId="0000005F">
      <w:pPr>
        <w:pBdr>
          <w:top w:color="e3e3e3" w:space="0" w:sz="0" w:val="none"/>
          <w:left w:color="e3e3e3" w:space="0" w:sz="0" w:val="none"/>
          <w:bottom w:color="e3e3e3" w:space="0" w:sz="0" w:val="none"/>
          <w:right w:color="e3e3e3" w:space="0" w:sz="0" w:val="none"/>
          <w:between w:color="e3e3e3" w:space="0" w:sz="0" w:val="none"/>
        </w:pBdr>
        <w:spacing w:after="300" w:before="300" w:line="420" w:lineRule="auto"/>
        <w:jc w:val="both"/>
        <w:rPr>
          <w:b w:val="1"/>
          <w:color w:val="0d0d0d"/>
          <w:highlight w:val="white"/>
        </w:rPr>
      </w:pPr>
      <w:r w:rsidDel="00000000" w:rsidR="00000000" w:rsidRPr="00000000">
        <w:rPr>
          <w:b w:val="1"/>
          <w:color w:val="0d0d0d"/>
          <w:highlight w:val="white"/>
          <w:rtl w:val="0"/>
        </w:rPr>
        <w:t xml:space="preserve">Flujo Alternativo:</w:t>
      </w:r>
    </w:p>
    <w:p w:rsidR="00000000" w:rsidDel="00000000" w:rsidP="00000000" w:rsidRDefault="00000000" w:rsidRPr="00000000" w14:paraId="00000060">
      <w:pPr>
        <w:numPr>
          <w:ilvl w:val="0"/>
          <w:numId w:val="12"/>
        </w:numPr>
        <w:pBdr>
          <w:top w:color="e3e3e3" w:space="0" w:sz="0" w:val="none"/>
          <w:left w:color="e3e3e3" w:space="0" w:sz="0" w:val="none"/>
          <w:bottom w:color="e3e3e3" w:space="0" w:sz="0" w:val="none"/>
          <w:right w:color="e3e3e3" w:space="0" w:sz="0" w:val="none"/>
          <w:between w:color="e3e3e3" w:space="0" w:sz="0" w:val="none"/>
        </w:pBdr>
        <w:spacing w:after="0" w:afterAutospacing="0" w:lineRule="auto"/>
        <w:ind w:left="720" w:hanging="360"/>
        <w:rPr>
          <w:b w:val="1"/>
          <w:color w:val="0d0d0d"/>
          <w:highlight w:val="white"/>
        </w:rPr>
      </w:pPr>
      <w:r w:rsidDel="00000000" w:rsidR="00000000" w:rsidRPr="00000000">
        <w:rPr>
          <w:b w:val="1"/>
          <w:color w:val="0d0d0d"/>
          <w:highlight w:val="white"/>
          <w:rtl w:val="0"/>
        </w:rPr>
        <w:t xml:space="preserve">Si el evento alcanza su límite de capacidad:</w:t>
      </w:r>
    </w:p>
    <w:p w:rsidR="00000000" w:rsidDel="00000000" w:rsidP="00000000" w:rsidRDefault="00000000" w:rsidRPr="00000000" w14:paraId="00000061">
      <w:pPr>
        <w:numPr>
          <w:ilvl w:val="1"/>
          <w:numId w:val="12"/>
        </w:numPr>
        <w:pBdr>
          <w:top w:color="e3e3e3" w:space="0" w:sz="0" w:val="none"/>
          <w:left w:color="e3e3e3" w:space="0" w:sz="0" w:val="none"/>
          <w:bottom w:color="e3e3e3" w:space="0" w:sz="0" w:val="none"/>
          <w:right w:color="e3e3e3" w:space="0" w:sz="0" w:val="none"/>
          <w:between w:color="e3e3e3" w:space="0" w:sz="0" w:val="none"/>
        </w:pBdr>
        <w:spacing w:after="0" w:afterAutospacing="0" w:lineRule="auto"/>
        <w:ind w:left="1440" w:hanging="360"/>
        <w:rPr>
          <w:b w:val="1"/>
          <w:color w:val="0d0d0d"/>
          <w:highlight w:val="white"/>
        </w:rPr>
      </w:pPr>
      <w:r w:rsidDel="00000000" w:rsidR="00000000" w:rsidRPr="00000000">
        <w:rPr>
          <w:b w:val="1"/>
          <w:color w:val="0d0d0d"/>
          <w:highlight w:val="white"/>
          <w:rtl w:val="0"/>
        </w:rPr>
        <w:t xml:space="preserve">El sistema muestra un mensaje indicando que el evento está completo y no se pueden aceptar más registros.</w:t>
      </w:r>
    </w:p>
    <w:p w:rsidR="00000000" w:rsidDel="00000000" w:rsidP="00000000" w:rsidRDefault="00000000" w:rsidRPr="00000000" w14:paraId="00000062">
      <w:pPr>
        <w:numPr>
          <w:ilvl w:val="1"/>
          <w:numId w:val="12"/>
        </w:numPr>
        <w:pBdr>
          <w:top w:color="e3e3e3" w:space="0" w:sz="0" w:val="none"/>
          <w:left w:color="e3e3e3" w:space="0" w:sz="0" w:val="none"/>
          <w:bottom w:color="e3e3e3" w:space="0" w:sz="0" w:val="none"/>
          <w:right w:color="e3e3e3" w:space="0" w:sz="0" w:val="none"/>
          <w:between w:color="e3e3e3" w:space="0" w:sz="0" w:val="none"/>
        </w:pBdr>
        <w:spacing w:after="240" w:lineRule="auto"/>
        <w:ind w:left="1440" w:hanging="360"/>
        <w:rPr>
          <w:b w:val="1"/>
          <w:color w:val="0d0d0d"/>
          <w:highlight w:val="white"/>
        </w:rPr>
      </w:pPr>
      <w:r w:rsidDel="00000000" w:rsidR="00000000" w:rsidRPr="00000000">
        <w:rPr>
          <w:b w:val="1"/>
          <w:color w:val="0d0d0d"/>
          <w:highlight w:val="white"/>
          <w:rtl w:val="0"/>
        </w:rPr>
        <w:t xml:space="preserve">El flujo finaliza.</w:t>
      </w:r>
    </w:p>
    <w:p w:rsidR="00000000" w:rsidDel="00000000" w:rsidP="00000000" w:rsidRDefault="00000000" w:rsidRPr="00000000" w14:paraId="00000063">
      <w:pPr>
        <w:pBdr>
          <w:top w:color="e3e3e3" w:space="0" w:sz="0" w:val="none"/>
          <w:left w:color="e3e3e3" w:space="0" w:sz="0" w:val="none"/>
          <w:bottom w:color="e3e3e3" w:space="0" w:sz="0" w:val="none"/>
          <w:right w:color="e3e3e3" w:space="0" w:sz="0" w:val="none"/>
          <w:between w:color="e3e3e3" w:space="0" w:sz="0" w:val="none"/>
        </w:pBdr>
        <w:spacing w:after="300" w:before="300" w:line="420" w:lineRule="auto"/>
        <w:ind w:left="0" w:firstLine="0"/>
        <w:jc w:val="both"/>
        <w:rPr>
          <w:b w:val="1"/>
          <w:color w:val="0d0d0d"/>
          <w:highlight w:val="white"/>
        </w:rPr>
      </w:pPr>
      <w:r w:rsidDel="00000000" w:rsidR="00000000" w:rsidRPr="00000000">
        <w:rPr>
          <w:b w:val="1"/>
          <w:color w:val="0d0d0d"/>
          <w:highlight w:val="white"/>
          <w:rtl w:val="0"/>
        </w:rPr>
        <w:t xml:space="preserve">Postcondiciones:</w:t>
      </w:r>
    </w:p>
    <w:p w:rsidR="00000000" w:rsidDel="00000000" w:rsidP="00000000" w:rsidRDefault="00000000" w:rsidRPr="00000000" w14:paraId="00000064">
      <w:pPr>
        <w:numPr>
          <w:ilvl w:val="0"/>
          <w:numId w:val="6"/>
        </w:numPr>
        <w:spacing w:after="0" w:afterAutospacing="0" w:before="240" w:lineRule="auto"/>
        <w:ind w:left="2160" w:hanging="360"/>
        <w:jc w:val="both"/>
        <w:rPr>
          <w:b w:val="1"/>
          <w:color w:val="0d0d0d"/>
          <w:highlight w:val="white"/>
        </w:rPr>
      </w:pPr>
      <w:r w:rsidDel="00000000" w:rsidR="00000000" w:rsidRPr="00000000">
        <w:rPr>
          <w:b w:val="1"/>
          <w:color w:val="0d0d0d"/>
          <w:highlight w:val="white"/>
          <w:rtl w:val="0"/>
        </w:rPr>
        <w:t xml:space="preserve">El participante queda registrado en el evento.</w:t>
      </w:r>
    </w:p>
    <w:p w:rsidR="00000000" w:rsidDel="00000000" w:rsidP="00000000" w:rsidRDefault="00000000" w:rsidRPr="00000000" w14:paraId="00000065">
      <w:pPr>
        <w:numPr>
          <w:ilvl w:val="0"/>
          <w:numId w:val="6"/>
        </w:numPr>
        <w:spacing w:after="240" w:before="0" w:beforeAutospacing="0" w:lineRule="auto"/>
        <w:ind w:left="2160" w:hanging="360"/>
        <w:jc w:val="both"/>
        <w:rPr>
          <w:b w:val="1"/>
          <w:color w:val="0d0d0d"/>
          <w:highlight w:val="white"/>
        </w:rPr>
      </w:pPr>
      <w:r w:rsidDel="00000000" w:rsidR="00000000" w:rsidRPr="00000000">
        <w:rPr>
          <w:b w:val="1"/>
          <w:color w:val="0d0d0d"/>
          <w:highlight w:val="white"/>
          <w:rtl w:val="0"/>
        </w:rPr>
        <w:t xml:space="preserve">El sistema puede enviar una confirmación de registro por correo electrónico al participante.</w:t>
      </w:r>
    </w:p>
    <w:p w:rsidR="00000000" w:rsidDel="00000000" w:rsidP="00000000" w:rsidRDefault="00000000" w:rsidRPr="00000000" w14:paraId="00000066">
      <w:pPr>
        <w:spacing w:after="240" w:before="240" w:lineRule="auto"/>
        <w:jc w:val="both"/>
        <w:rPr>
          <w:b w:val="1"/>
          <w:color w:val="0d0d0d"/>
          <w:highlight w:val="white"/>
        </w:rPr>
      </w:pPr>
      <w:r w:rsidDel="00000000" w:rsidR="00000000" w:rsidRPr="00000000">
        <w:rPr>
          <w:rtl w:val="0"/>
        </w:rPr>
      </w:r>
    </w:p>
    <w:p w:rsidR="00000000" w:rsidDel="00000000" w:rsidP="00000000" w:rsidRDefault="00000000" w:rsidRPr="00000000" w14:paraId="00000067">
      <w:pPr>
        <w:spacing w:after="240" w:before="240" w:lineRule="auto"/>
        <w:jc w:val="both"/>
        <w:rPr>
          <w:b w:val="1"/>
          <w:color w:val="0d0d0d"/>
          <w:highlight w:val="white"/>
        </w:rPr>
      </w:pPr>
      <w:r w:rsidDel="00000000" w:rsidR="00000000" w:rsidRPr="00000000">
        <w:rPr>
          <w:b w:val="1"/>
          <w:color w:val="0d0d0d"/>
          <w:highlight w:val="white"/>
          <w:rtl w:val="0"/>
        </w:rPr>
        <w:t xml:space="preserve">+++++++++++++++++++++++++++++++++++++++++++++++++++++++++++++++++++++</w:t>
      </w:r>
    </w:p>
    <w:p w:rsidR="00000000" w:rsidDel="00000000" w:rsidP="00000000" w:rsidRDefault="00000000" w:rsidRPr="00000000" w14:paraId="00000068">
      <w:pPr>
        <w:spacing w:after="240" w:before="240" w:lineRule="auto"/>
        <w:jc w:val="both"/>
        <w:rPr>
          <w:b w:val="1"/>
          <w:color w:val="0d0d0d"/>
          <w:highlight w:val="white"/>
        </w:rPr>
      </w:pPr>
      <w:r w:rsidDel="00000000" w:rsidR="00000000" w:rsidRPr="00000000">
        <w:rPr>
          <w:rtl w:val="0"/>
        </w:rPr>
      </w:r>
    </w:p>
    <w:p w:rsidR="00000000" w:rsidDel="00000000" w:rsidP="00000000" w:rsidRDefault="00000000" w:rsidRPr="00000000" w14:paraId="00000069">
      <w:pPr>
        <w:spacing w:after="240" w:before="240" w:lineRule="auto"/>
        <w:jc w:val="both"/>
        <w:rPr>
          <w:b w:val="1"/>
          <w:color w:val="0d0d0d"/>
          <w:highlight w:val="white"/>
        </w:rPr>
      </w:pPr>
      <w:r w:rsidDel="00000000" w:rsidR="00000000" w:rsidRPr="00000000">
        <w:rPr>
          <w:b w:val="1"/>
          <w:color w:val="0d0d0d"/>
          <w:highlight w:val="white"/>
          <w:rtl w:val="0"/>
        </w:rPr>
        <w:t xml:space="preserve">Imagina que estás diseñando un sistema de reserva de vuelos para una aerolínea. El sistema debe permitir a los usuarios buscar vuelos, reservar asientos, gestionar sus reservas, realizar pagos y recibir confirmaciones de reserva.</w:t>
      </w:r>
    </w:p>
    <w:p w:rsidR="00000000" w:rsidDel="00000000" w:rsidP="00000000" w:rsidRDefault="00000000" w:rsidRPr="00000000" w14:paraId="0000006A">
      <w:pPr>
        <w:spacing w:after="240" w:before="240" w:lineRule="auto"/>
        <w:jc w:val="both"/>
        <w:rPr>
          <w:b w:val="1"/>
          <w:color w:val="0d0d0d"/>
          <w:highlight w:val="white"/>
        </w:rPr>
      </w:pPr>
      <w:r w:rsidDel="00000000" w:rsidR="00000000" w:rsidRPr="00000000">
        <w:rPr>
          <w:rtl w:val="0"/>
        </w:rPr>
      </w:r>
    </w:p>
    <w:p w:rsidR="00000000" w:rsidDel="00000000" w:rsidP="00000000" w:rsidRDefault="00000000" w:rsidRPr="00000000" w14:paraId="0000006B">
      <w:pPr>
        <w:spacing w:after="240" w:before="240" w:lineRule="auto"/>
        <w:jc w:val="both"/>
        <w:rPr>
          <w:b w:val="1"/>
          <w:color w:val="0d0d0d"/>
          <w:highlight w:val="white"/>
        </w:rPr>
      </w:pPr>
      <w:r w:rsidDel="00000000" w:rsidR="00000000" w:rsidRPr="00000000">
        <w:rPr>
          <w:rtl w:val="0"/>
        </w:rPr>
      </w:r>
    </w:p>
    <w:p w:rsidR="00000000" w:rsidDel="00000000" w:rsidP="00000000" w:rsidRDefault="00000000" w:rsidRPr="00000000" w14:paraId="0000006C">
      <w:pPr>
        <w:spacing w:after="240" w:before="240" w:lineRule="auto"/>
        <w:jc w:val="both"/>
        <w:rPr>
          <w:b w:val="1"/>
          <w:color w:val="0d0d0d"/>
          <w:highlight w:val="white"/>
        </w:rPr>
      </w:pPr>
      <w:r w:rsidDel="00000000" w:rsidR="00000000" w:rsidRPr="00000000">
        <w:rPr>
          <w:rtl w:val="0"/>
        </w:rPr>
      </w:r>
    </w:p>
    <w:p w:rsidR="00000000" w:rsidDel="00000000" w:rsidP="00000000" w:rsidRDefault="00000000" w:rsidRPr="00000000" w14:paraId="0000006D">
      <w:pPr>
        <w:spacing w:after="240" w:before="240" w:lineRule="auto"/>
        <w:jc w:val="both"/>
        <w:rPr>
          <w:b w:val="1"/>
          <w:color w:val="0d0d0d"/>
          <w:highlight w:val="white"/>
        </w:rPr>
      </w:pPr>
      <w:r w:rsidDel="00000000" w:rsidR="00000000" w:rsidRPr="00000000">
        <w:rPr>
          <w:rtl w:val="0"/>
        </w:rPr>
      </w:r>
    </w:p>
    <w:p w:rsidR="00000000" w:rsidDel="00000000" w:rsidP="00000000" w:rsidRDefault="00000000" w:rsidRPr="00000000" w14:paraId="0000006E">
      <w:pPr>
        <w:spacing w:after="240" w:before="240" w:lineRule="auto"/>
        <w:jc w:val="both"/>
        <w:rPr>
          <w:b w:val="1"/>
          <w:color w:val="0d0d0d"/>
          <w:highlight w:val="white"/>
        </w:rPr>
      </w:pPr>
      <w:r w:rsidDel="00000000" w:rsidR="00000000" w:rsidRPr="00000000">
        <w:rPr>
          <w:b w:val="1"/>
          <w:color w:val="0d0d0d"/>
          <w:highlight w:val="white"/>
          <w:rtl w:val="0"/>
        </w:rPr>
        <w:t xml:space="preserve">Ejercicio.</w:t>
      </w:r>
    </w:p>
    <w:p w:rsidR="00000000" w:rsidDel="00000000" w:rsidP="00000000" w:rsidRDefault="00000000" w:rsidRPr="00000000" w14:paraId="0000006F">
      <w:pPr>
        <w:spacing w:after="240" w:before="240" w:lineRule="auto"/>
        <w:jc w:val="both"/>
        <w:rPr>
          <w:b w:val="1"/>
          <w:color w:val="0d0d0d"/>
          <w:highlight w:val="white"/>
        </w:rPr>
      </w:pPr>
      <w:r w:rsidDel="00000000" w:rsidR="00000000" w:rsidRPr="00000000">
        <w:rPr>
          <w:b w:val="1"/>
          <w:color w:val="0d0d0d"/>
          <w:highlight w:val="white"/>
          <w:rtl w:val="0"/>
        </w:rPr>
        <w:t xml:space="preserve">1.</w:t>
        <w:tab/>
        <w:t xml:space="preserve">Actores</w:t>
      </w:r>
    </w:p>
    <w:p w:rsidR="00000000" w:rsidDel="00000000" w:rsidP="00000000" w:rsidRDefault="00000000" w:rsidRPr="00000000" w14:paraId="00000070">
      <w:pPr>
        <w:numPr>
          <w:ilvl w:val="0"/>
          <w:numId w:val="11"/>
        </w:numPr>
        <w:spacing w:after="0" w:afterAutospacing="0" w:before="240" w:lineRule="auto"/>
        <w:ind w:left="720" w:hanging="360"/>
        <w:jc w:val="both"/>
        <w:rPr>
          <w:b w:val="1"/>
          <w:color w:val="0d0d0d"/>
          <w:highlight w:val="white"/>
          <w:u w:val="none"/>
        </w:rPr>
      </w:pPr>
      <w:r w:rsidDel="00000000" w:rsidR="00000000" w:rsidRPr="00000000">
        <w:rPr>
          <w:b w:val="1"/>
          <w:color w:val="0d0d0d"/>
          <w:highlight w:val="white"/>
          <w:rtl w:val="0"/>
        </w:rPr>
        <w:t xml:space="preserve">Clientes </w:t>
      </w:r>
    </w:p>
    <w:p w:rsidR="00000000" w:rsidDel="00000000" w:rsidP="00000000" w:rsidRDefault="00000000" w:rsidRPr="00000000" w14:paraId="00000071">
      <w:pPr>
        <w:numPr>
          <w:ilvl w:val="0"/>
          <w:numId w:val="11"/>
        </w:numPr>
        <w:spacing w:after="0" w:afterAutospacing="0" w:before="0" w:beforeAutospacing="0" w:lineRule="auto"/>
        <w:ind w:left="720" w:hanging="360"/>
        <w:jc w:val="both"/>
        <w:rPr>
          <w:b w:val="1"/>
          <w:color w:val="0d0d0d"/>
          <w:highlight w:val="white"/>
          <w:u w:val="none"/>
        </w:rPr>
      </w:pPr>
      <w:r w:rsidDel="00000000" w:rsidR="00000000" w:rsidRPr="00000000">
        <w:rPr>
          <w:b w:val="1"/>
          <w:color w:val="0d0d0d"/>
          <w:highlight w:val="white"/>
          <w:rtl w:val="0"/>
        </w:rPr>
        <w:t xml:space="preserve">Agente de reserva</w:t>
      </w:r>
    </w:p>
    <w:p w:rsidR="00000000" w:rsidDel="00000000" w:rsidP="00000000" w:rsidRDefault="00000000" w:rsidRPr="00000000" w14:paraId="00000072">
      <w:pPr>
        <w:numPr>
          <w:ilvl w:val="0"/>
          <w:numId w:val="11"/>
        </w:numPr>
        <w:spacing w:after="240" w:before="0" w:beforeAutospacing="0" w:lineRule="auto"/>
        <w:ind w:left="720" w:hanging="360"/>
        <w:jc w:val="both"/>
        <w:rPr>
          <w:b w:val="1"/>
          <w:color w:val="0d0d0d"/>
          <w:highlight w:val="white"/>
          <w:u w:val="none"/>
        </w:rPr>
      </w:pPr>
      <w:r w:rsidDel="00000000" w:rsidR="00000000" w:rsidRPr="00000000">
        <w:rPr>
          <w:b w:val="1"/>
          <w:color w:val="0d0d0d"/>
          <w:highlight w:val="white"/>
          <w:rtl w:val="0"/>
        </w:rPr>
        <w:t xml:space="preserve">Administrador del sistema</w:t>
      </w:r>
    </w:p>
    <w:p w:rsidR="00000000" w:rsidDel="00000000" w:rsidP="00000000" w:rsidRDefault="00000000" w:rsidRPr="00000000" w14:paraId="00000073">
      <w:pPr>
        <w:spacing w:after="240" w:before="240" w:lineRule="auto"/>
        <w:jc w:val="both"/>
        <w:rPr>
          <w:b w:val="1"/>
          <w:color w:val="0d0d0d"/>
          <w:highlight w:val="white"/>
        </w:rPr>
      </w:pPr>
      <w:r w:rsidDel="00000000" w:rsidR="00000000" w:rsidRPr="00000000">
        <w:rPr>
          <w:rtl w:val="0"/>
        </w:rPr>
      </w:r>
    </w:p>
    <w:p w:rsidR="00000000" w:rsidDel="00000000" w:rsidP="00000000" w:rsidRDefault="00000000" w:rsidRPr="00000000" w14:paraId="00000074">
      <w:pPr>
        <w:spacing w:after="240" w:before="240" w:lineRule="auto"/>
        <w:jc w:val="both"/>
        <w:rPr>
          <w:b w:val="1"/>
          <w:color w:val="0d0d0d"/>
          <w:highlight w:val="white"/>
        </w:rPr>
      </w:pPr>
      <w:r w:rsidDel="00000000" w:rsidR="00000000" w:rsidRPr="00000000">
        <w:rPr>
          <w:b w:val="1"/>
          <w:color w:val="0d0d0d"/>
          <w:highlight w:val="white"/>
          <w:rtl w:val="0"/>
        </w:rPr>
        <w:t xml:space="preserve">2.</w:t>
        <w:tab/>
        <w:t xml:space="preserve">Casos de uso</w:t>
      </w:r>
    </w:p>
    <w:p w:rsidR="00000000" w:rsidDel="00000000" w:rsidP="00000000" w:rsidRDefault="00000000" w:rsidRPr="00000000" w14:paraId="00000075">
      <w:pPr>
        <w:spacing w:after="240" w:before="240" w:lineRule="auto"/>
        <w:jc w:val="both"/>
        <w:rPr>
          <w:b w:val="1"/>
          <w:color w:val="0d0d0d"/>
          <w:highlight w:val="white"/>
        </w:rPr>
      </w:pPr>
      <w:r w:rsidDel="00000000" w:rsidR="00000000" w:rsidRPr="00000000">
        <w:rPr>
          <w:b w:val="1"/>
          <w:color w:val="0d0d0d"/>
          <w:highlight w:val="white"/>
          <w:rtl w:val="0"/>
        </w:rPr>
        <w:t xml:space="preserve">•Buscar vuelo </w:t>
      </w:r>
    </w:p>
    <w:p w:rsidR="00000000" w:rsidDel="00000000" w:rsidP="00000000" w:rsidRDefault="00000000" w:rsidRPr="00000000" w14:paraId="00000076">
      <w:pPr>
        <w:spacing w:after="240" w:before="240" w:lineRule="auto"/>
        <w:jc w:val="both"/>
        <w:rPr>
          <w:b w:val="1"/>
          <w:color w:val="0d0d0d"/>
          <w:highlight w:val="white"/>
        </w:rPr>
      </w:pPr>
      <w:r w:rsidDel="00000000" w:rsidR="00000000" w:rsidRPr="00000000">
        <w:rPr>
          <w:b w:val="1"/>
          <w:color w:val="0d0d0d"/>
          <w:highlight w:val="white"/>
          <w:rtl w:val="0"/>
        </w:rPr>
        <w:t xml:space="preserve">•Seleccionar vuelo</w:t>
      </w:r>
    </w:p>
    <w:p w:rsidR="00000000" w:rsidDel="00000000" w:rsidP="00000000" w:rsidRDefault="00000000" w:rsidRPr="00000000" w14:paraId="00000077">
      <w:pPr>
        <w:spacing w:after="240" w:before="240" w:lineRule="auto"/>
        <w:jc w:val="both"/>
        <w:rPr>
          <w:b w:val="1"/>
          <w:color w:val="0d0d0d"/>
          <w:highlight w:val="white"/>
        </w:rPr>
      </w:pPr>
      <w:r w:rsidDel="00000000" w:rsidR="00000000" w:rsidRPr="00000000">
        <w:rPr>
          <w:b w:val="1"/>
          <w:color w:val="0d0d0d"/>
          <w:highlight w:val="white"/>
          <w:rtl w:val="0"/>
        </w:rPr>
        <w:t xml:space="preserve">•Reservar asiento (incluido en seleccionar vuelo)</w:t>
      </w:r>
    </w:p>
    <w:p w:rsidR="00000000" w:rsidDel="00000000" w:rsidP="00000000" w:rsidRDefault="00000000" w:rsidRPr="00000000" w14:paraId="00000078">
      <w:pPr>
        <w:spacing w:after="240" w:before="240" w:lineRule="auto"/>
        <w:jc w:val="both"/>
        <w:rPr>
          <w:b w:val="1"/>
          <w:color w:val="0d0d0d"/>
          <w:highlight w:val="white"/>
        </w:rPr>
      </w:pPr>
      <w:r w:rsidDel="00000000" w:rsidR="00000000" w:rsidRPr="00000000">
        <w:rPr>
          <w:b w:val="1"/>
          <w:color w:val="0d0d0d"/>
          <w:highlight w:val="white"/>
          <w:rtl w:val="0"/>
        </w:rPr>
        <w:t xml:space="preserve">•Gestionar reserva</w:t>
      </w:r>
    </w:p>
    <w:p w:rsidR="00000000" w:rsidDel="00000000" w:rsidP="00000000" w:rsidRDefault="00000000" w:rsidRPr="00000000" w14:paraId="00000079">
      <w:pPr>
        <w:spacing w:after="240" w:before="240" w:lineRule="auto"/>
        <w:jc w:val="both"/>
        <w:rPr>
          <w:b w:val="1"/>
          <w:color w:val="0d0d0d"/>
          <w:highlight w:val="white"/>
        </w:rPr>
      </w:pPr>
      <w:r w:rsidDel="00000000" w:rsidR="00000000" w:rsidRPr="00000000">
        <w:rPr>
          <w:b w:val="1"/>
          <w:color w:val="0d0d0d"/>
          <w:highlight w:val="white"/>
          <w:rtl w:val="0"/>
        </w:rPr>
        <w:t xml:space="preserve">•Realizar pago</w:t>
      </w:r>
    </w:p>
    <w:p w:rsidR="00000000" w:rsidDel="00000000" w:rsidP="00000000" w:rsidRDefault="00000000" w:rsidRPr="00000000" w14:paraId="0000007A">
      <w:pPr>
        <w:spacing w:after="240" w:before="240" w:lineRule="auto"/>
        <w:jc w:val="both"/>
        <w:rPr>
          <w:b w:val="1"/>
          <w:color w:val="0d0d0d"/>
          <w:highlight w:val="white"/>
        </w:rPr>
      </w:pPr>
      <w:r w:rsidDel="00000000" w:rsidR="00000000" w:rsidRPr="00000000">
        <w:rPr>
          <w:b w:val="1"/>
          <w:color w:val="0d0d0d"/>
          <w:highlight w:val="white"/>
          <w:rtl w:val="0"/>
        </w:rPr>
        <w:t xml:space="preserve">•Confirmar reserva (extendido desde realizar pago)</w:t>
      </w:r>
    </w:p>
    <w:p w:rsidR="00000000" w:rsidDel="00000000" w:rsidP="00000000" w:rsidRDefault="00000000" w:rsidRPr="00000000" w14:paraId="0000007B">
      <w:pPr>
        <w:spacing w:after="240" w:before="240" w:lineRule="auto"/>
        <w:jc w:val="both"/>
        <w:rPr>
          <w:b w:val="1"/>
          <w:color w:val="0d0d0d"/>
          <w:highlight w:val="white"/>
        </w:rPr>
      </w:pPr>
      <w:r w:rsidDel="00000000" w:rsidR="00000000" w:rsidRPr="00000000">
        <w:rPr>
          <w:b w:val="1"/>
          <w:color w:val="0d0d0d"/>
          <w:highlight w:val="white"/>
          <w:rtl w:val="0"/>
        </w:rPr>
        <w:t xml:space="preserve">3.Diagramas de casos de uso</w:t>
      </w:r>
    </w:p>
    <w:p w:rsidR="00000000" w:rsidDel="00000000" w:rsidP="00000000" w:rsidRDefault="00000000" w:rsidRPr="00000000" w14:paraId="0000007C">
      <w:pPr>
        <w:spacing w:after="240" w:before="240" w:lineRule="auto"/>
        <w:jc w:val="both"/>
        <w:rPr>
          <w:b w:val="1"/>
          <w:color w:val="0d0d0d"/>
          <w:highlight w:val="white"/>
        </w:rPr>
      </w:pPr>
      <w:r w:rsidDel="00000000" w:rsidR="00000000" w:rsidRPr="00000000">
        <w:rPr>
          <w:b w:val="1"/>
          <w:color w:val="0d0d0d"/>
          <w:highlight w:val="white"/>
        </w:rPr>
        <w:drawing>
          <wp:inline distB="114300" distT="114300" distL="114300" distR="114300">
            <wp:extent cx="5731200" cy="34671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before="240" w:lineRule="auto"/>
        <w:jc w:val="both"/>
        <w:rPr>
          <w:b w:val="1"/>
          <w:color w:val="0d0d0d"/>
          <w:highlight w:val="white"/>
        </w:rPr>
      </w:pPr>
      <w:r w:rsidDel="00000000" w:rsidR="00000000" w:rsidRPr="00000000">
        <w:rPr>
          <w:rtl w:val="0"/>
        </w:rPr>
      </w:r>
    </w:p>
    <w:p w:rsidR="00000000" w:rsidDel="00000000" w:rsidP="00000000" w:rsidRDefault="00000000" w:rsidRPr="00000000" w14:paraId="0000007E">
      <w:pPr>
        <w:spacing w:after="240" w:before="240" w:lineRule="auto"/>
        <w:jc w:val="both"/>
        <w:rPr>
          <w:b w:val="1"/>
          <w:color w:val="0d0d0d"/>
          <w:highlight w:val="white"/>
        </w:rPr>
      </w:pPr>
      <w:r w:rsidDel="00000000" w:rsidR="00000000" w:rsidRPr="00000000">
        <w:rPr>
          <w:rtl w:val="0"/>
        </w:rPr>
      </w:r>
    </w:p>
    <w:p w:rsidR="00000000" w:rsidDel="00000000" w:rsidP="00000000" w:rsidRDefault="00000000" w:rsidRPr="00000000" w14:paraId="0000007F">
      <w:pPr>
        <w:spacing w:after="240" w:before="240" w:lineRule="auto"/>
        <w:jc w:val="both"/>
        <w:rPr>
          <w:b w:val="1"/>
          <w:color w:val="0d0d0d"/>
          <w:highlight w:val="white"/>
        </w:rPr>
      </w:pPr>
      <w:r w:rsidDel="00000000" w:rsidR="00000000" w:rsidRPr="00000000">
        <w:rPr>
          <w:b w:val="1"/>
          <w:color w:val="0d0d0d"/>
          <w:highlight w:val="white"/>
          <w:rtl w:val="0"/>
        </w:rPr>
        <w:t xml:space="preserve">4.Descripción textual de casos de uso:</w:t>
      </w:r>
    </w:p>
    <w:p w:rsidR="00000000" w:rsidDel="00000000" w:rsidP="00000000" w:rsidRDefault="00000000" w:rsidRPr="00000000" w14:paraId="00000080">
      <w:pPr>
        <w:spacing w:after="240" w:before="240" w:lineRule="auto"/>
        <w:jc w:val="both"/>
        <w:rPr>
          <w:b w:val="1"/>
          <w:color w:val="0d0d0d"/>
          <w:highlight w:val="white"/>
        </w:rPr>
      </w:pPr>
      <w:r w:rsidDel="00000000" w:rsidR="00000000" w:rsidRPr="00000000">
        <w:rPr>
          <w:b w:val="1"/>
          <w:color w:val="0d0d0d"/>
          <w:highlight w:val="white"/>
          <w:rtl w:val="0"/>
        </w:rPr>
        <w:t xml:space="preserve">a)Buscar vuelo:</w:t>
      </w:r>
    </w:p>
    <w:p w:rsidR="00000000" w:rsidDel="00000000" w:rsidP="00000000" w:rsidRDefault="00000000" w:rsidRPr="00000000" w14:paraId="00000081">
      <w:pPr>
        <w:spacing w:after="240" w:before="240" w:lineRule="auto"/>
        <w:jc w:val="both"/>
        <w:rPr>
          <w:b w:val="1"/>
          <w:color w:val="0d0d0d"/>
          <w:highlight w:val="white"/>
        </w:rPr>
      </w:pPr>
      <w:r w:rsidDel="00000000" w:rsidR="00000000" w:rsidRPr="00000000">
        <w:rPr>
          <w:b w:val="1"/>
          <w:color w:val="0d0d0d"/>
          <w:highlight w:val="white"/>
          <w:rtl w:val="0"/>
        </w:rPr>
        <w:t xml:space="preserve">Actores: cliente, agente de reservas</w:t>
      </w:r>
    </w:p>
    <w:p w:rsidR="00000000" w:rsidDel="00000000" w:rsidP="00000000" w:rsidRDefault="00000000" w:rsidRPr="00000000" w14:paraId="00000082">
      <w:pPr>
        <w:spacing w:after="240" w:before="240" w:lineRule="auto"/>
        <w:jc w:val="both"/>
        <w:rPr>
          <w:b w:val="1"/>
          <w:color w:val="0d0d0d"/>
          <w:highlight w:val="white"/>
        </w:rPr>
      </w:pPr>
      <w:r w:rsidDel="00000000" w:rsidR="00000000" w:rsidRPr="00000000">
        <w:rPr>
          <w:b w:val="1"/>
          <w:color w:val="0d0d0d"/>
          <w:highlight w:val="white"/>
          <w:rtl w:val="0"/>
        </w:rPr>
        <w:t xml:space="preserve">Descripción: Este caso de uso permite a los usuarios buscar vuelos disponibles según sus preferencias, como origen, destino, fecha y hora.</w:t>
      </w:r>
    </w:p>
    <w:p w:rsidR="00000000" w:rsidDel="00000000" w:rsidP="00000000" w:rsidRDefault="00000000" w:rsidRPr="00000000" w14:paraId="00000083">
      <w:pPr>
        <w:spacing w:after="240" w:before="240" w:lineRule="auto"/>
        <w:jc w:val="both"/>
        <w:rPr>
          <w:b w:val="1"/>
          <w:color w:val="0d0d0d"/>
          <w:highlight w:val="white"/>
        </w:rPr>
      </w:pPr>
      <w:r w:rsidDel="00000000" w:rsidR="00000000" w:rsidRPr="00000000">
        <w:rPr>
          <w:b w:val="1"/>
          <w:color w:val="0d0d0d"/>
          <w:highlight w:val="white"/>
          <w:rtl w:val="0"/>
        </w:rPr>
        <w:t xml:space="preserve">b)Seleccionar vuelo:</w:t>
      </w:r>
    </w:p>
    <w:p w:rsidR="00000000" w:rsidDel="00000000" w:rsidP="00000000" w:rsidRDefault="00000000" w:rsidRPr="00000000" w14:paraId="00000084">
      <w:pPr>
        <w:spacing w:after="240" w:before="240" w:lineRule="auto"/>
        <w:jc w:val="both"/>
        <w:rPr>
          <w:b w:val="1"/>
          <w:color w:val="0d0d0d"/>
          <w:highlight w:val="white"/>
        </w:rPr>
      </w:pPr>
      <w:r w:rsidDel="00000000" w:rsidR="00000000" w:rsidRPr="00000000">
        <w:rPr>
          <w:b w:val="1"/>
          <w:color w:val="0d0d0d"/>
          <w:highlight w:val="white"/>
          <w:rtl w:val="0"/>
        </w:rPr>
        <w:t xml:space="preserve">Actores: Clientes, Agentes de Reserva</w:t>
      </w:r>
    </w:p>
    <w:p w:rsidR="00000000" w:rsidDel="00000000" w:rsidP="00000000" w:rsidRDefault="00000000" w:rsidRPr="00000000" w14:paraId="00000085">
      <w:pPr>
        <w:spacing w:after="240" w:before="240" w:lineRule="auto"/>
        <w:jc w:val="both"/>
        <w:rPr>
          <w:b w:val="1"/>
          <w:color w:val="0d0d0d"/>
          <w:highlight w:val="white"/>
        </w:rPr>
      </w:pPr>
      <w:r w:rsidDel="00000000" w:rsidR="00000000" w:rsidRPr="00000000">
        <w:rPr>
          <w:b w:val="1"/>
          <w:color w:val="0d0d0d"/>
          <w:highlight w:val="white"/>
          <w:rtl w:val="0"/>
        </w:rPr>
        <w:t xml:space="preserve">Descripción: Este caso de uso permite a los usuarios seleccionar un vuelo específico de la lista de vuelos disponibles. Incluye el caso de uso Reservar Asiento.</w:t>
      </w:r>
    </w:p>
    <w:p w:rsidR="00000000" w:rsidDel="00000000" w:rsidP="00000000" w:rsidRDefault="00000000" w:rsidRPr="00000000" w14:paraId="00000086">
      <w:pPr>
        <w:spacing w:after="240" w:before="240" w:lineRule="auto"/>
        <w:jc w:val="both"/>
        <w:rPr>
          <w:b w:val="1"/>
          <w:color w:val="0d0d0d"/>
          <w:highlight w:val="white"/>
        </w:rPr>
      </w:pPr>
      <w:r w:rsidDel="00000000" w:rsidR="00000000" w:rsidRPr="00000000">
        <w:rPr>
          <w:b w:val="1"/>
          <w:color w:val="0d0d0d"/>
          <w:highlight w:val="white"/>
          <w:rtl w:val="0"/>
        </w:rPr>
        <w:t xml:space="preserve">c)Reservar asiento: </w:t>
      </w:r>
    </w:p>
    <w:p w:rsidR="00000000" w:rsidDel="00000000" w:rsidP="00000000" w:rsidRDefault="00000000" w:rsidRPr="00000000" w14:paraId="00000087">
      <w:pPr>
        <w:spacing w:after="240" w:before="240" w:lineRule="auto"/>
        <w:jc w:val="both"/>
        <w:rPr>
          <w:b w:val="1"/>
          <w:color w:val="0d0d0d"/>
          <w:highlight w:val="white"/>
        </w:rPr>
      </w:pPr>
      <w:r w:rsidDel="00000000" w:rsidR="00000000" w:rsidRPr="00000000">
        <w:rPr>
          <w:b w:val="1"/>
          <w:color w:val="0d0d0d"/>
          <w:highlight w:val="white"/>
          <w:rtl w:val="0"/>
        </w:rPr>
        <w:t xml:space="preserve">Actores: Clientes. Agente de Reserva</w:t>
      </w:r>
    </w:p>
    <w:p w:rsidR="00000000" w:rsidDel="00000000" w:rsidP="00000000" w:rsidRDefault="00000000" w:rsidRPr="00000000" w14:paraId="00000088">
      <w:pPr>
        <w:spacing w:after="240" w:before="240" w:lineRule="auto"/>
        <w:jc w:val="both"/>
        <w:rPr>
          <w:b w:val="1"/>
          <w:color w:val="0d0d0d"/>
          <w:highlight w:val="white"/>
        </w:rPr>
      </w:pPr>
      <w:r w:rsidDel="00000000" w:rsidR="00000000" w:rsidRPr="00000000">
        <w:rPr>
          <w:b w:val="1"/>
          <w:color w:val="0d0d0d"/>
          <w:highlight w:val="white"/>
          <w:rtl w:val="0"/>
        </w:rPr>
        <w:t xml:space="preserve">Descripción: Este caso de uso permite a los usuarios reservar un asiento en el vuelo seleccionado.</w:t>
      </w:r>
    </w:p>
    <w:p w:rsidR="00000000" w:rsidDel="00000000" w:rsidP="00000000" w:rsidRDefault="00000000" w:rsidRPr="00000000" w14:paraId="00000089">
      <w:pPr>
        <w:spacing w:after="240" w:before="240" w:lineRule="auto"/>
        <w:jc w:val="both"/>
        <w:rPr>
          <w:b w:val="1"/>
          <w:color w:val="0d0d0d"/>
          <w:highlight w:val="white"/>
        </w:rPr>
      </w:pPr>
      <w:r w:rsidDel="00000000" w:rsidR="00000000" w:rsidRPr="00000000">
        <w:rPr>
          <w:b w:val="1"/>
          <w:color w:val="0d0d0d"/>
          <w:highlight w:val="white"/>
          <w:rtl w:val="0"/>
        </w:rPr>
        <w:t xml:space="preserve">d)Gestionar reserva:</w:t>
      </w:r>
    </w:p>
    <w:p w:rsidR="00000000" w:rsidDel="00000000" w:rsidP="00000000" w:rsidRDefault="00000000" w:rsidRPr="00000000" w14:paraId="0000008A">
      <w:pPr>
        <w:spacing w:after="240" w:before="240" w:lineRule="auto"/>
        <w:jc w:val="both"/>
        <w:rPr>
          <w:b w:val="1"/>
          <w:color w:val="0d0d0d"/>
          <w:highlight w:val="white"/>
        </w:rPr>
      </w:pPr>
      <w:r w:rsidDel="00000000" w:rsidR="00000000" w:rsidRPr="00000000">
        <w:rPr>
          <w:b w:val="1"/>
          <w:color w:val="0d0d0d"/>
          <w:highlight w:val="white"/>
          <w:rtl w:val="0"/>
        </w:rPr>
        <w:t xml:space="preserve">Actores: Cliente</w:t>
      </w:r>
    </w:p>
    <w:p w:rsidR="00000000" w:rsidDel="00000000" w:rsidP="00000000" w:rsidRDefault="00000000" w:rsidRPr="00000000" w14:paraId="0000008B">
      <w:pPr>
        <w:spacing w:after="240" w:before="240" w:lineRule="auto"/>
        <w:jc w:val="both"/>
        <w:rPr>
          <w:b w:val="1"/>
          <w:color w:val="0d0d0d"/>
          <w:highlight w:val="white"/>
        </w:rPr>
      </w:pPr>
      <w:r w:rsidDel="00000000" w:rsidR="00000000" w:rsidRPr="00000000">
        <w:rPr>
          <w:b w:val="1"/>
          <w:color w:val="0d0d0d"/>
          <w:highlight w:val="white"/>
          <w:rtl w:val="0"/>
        </w:rPr>
        <w:t xml:space="preserve">Descripción: Este caso de uso permite a los clientes gestionar sus reservas, incluyendo la visualización, modificación o cancelación de las mismas</w:t>
      </w:r>
    </w:p>
    <w:p w:rsidR="00000000" w:rsidDel="00000000" w:rsidP="00000000" w:rsidRDefault="00000000" w:rsidRPr="00000000" w14:paraId="0000008C">
      <w:pPr>
        <w:spacing w:after="240" w:before="240" w:lineRule="auto"/>
        <w:jc w:val="both"/>
        <w:rPr>
          <w:b w:val="1"/>
          <w:color w:val="0d0d0d"/>
          <w:highlight w:val="white"/>
        </w:rPr>
      </w:pPr>
      <w:r w:rsidDel="00000000" w:rsidR="00000000" w:rsidRPr="00000000">
        <w:rPr>
          <w:b w:val="1"/>
          <w:color w:val="0d0d0d"/>
          <w:highlight w:val="white"/>
          <w:rtl w:val="0"/>
        </w:rPr>
        <w:t xml:space="preserve">e)Realizar pago:</w:t>
      </w:r>
    </w:p>
    <w:p w:rsidR="00000000" w:rsidDel="00000000" w:rsidP="00000000" w:rsidRDefault="00000000" w:rsidRPr="00000000" w14:paraId="0000008D">
      <w:pPr>
        <w:spacing w:after="240" w:before="240" w:lineRule="auto"/>
        <w:jc w:val="both"/>
        <w:rPr>
          <w:b w:val="1"/>
          <w:color w:val="0d0d0d"/>
          <w:highlight w:val="white"/>
        </w:rPr>
      </w:pPr>
      <w:r w:rsidDel="00000000" w:rsidR="00000000" w:rsidRPr="00000000">
        <w:rPr>
          <w:b w:val="1"/>
          <w:color w:val="0d0d0d"/>
          <w:highlight w:val="white"/>
          <w:rtl w:val="0"/>
        </w:rPr>
        <w:t xml:space="preserve">Actores: Cliente</w:t>
      </w:r>
    </w:p>
    <w:p w:rsidR="00000000" w:rsidDel="00000000" w:rsidP="00000000" w:rsidRDefault="00000000" w:rsidRPr="00000000" w14:paraId="0000008E">
      <w:pPr>
        <w:spacing w:after="240" w:before="240" w:lineRule="auto"/>
        <w:jc w:val="both"/>
        <w:rPr>
          <w:b w:val="1"/>
          <w:color w:val="0d0d0d"/>
          <w:highlight w:val="white"/>
        </w:rPr>
      </w:pPr>
      <w:r w:rsidDel="00000000" w:rsidR="00000000" w:rsidRPr="00000000">
        <w:rPr>
          <w:b w:val="1"/>
          <w:color w:val="0d0d0d"/>
          <w:highlight w:val="white"/>
          <w:rtl w:val="0"/>
        </w:rPr>
        <w:t xml:space="preserve">Descripción: Este caso de uso permite a los clientes realizar el pago por su reserva.</w:t>
      </w:r>
    </w:p>
    <w:p w:rsidR="00000000" w:rsidDel="00000000" w:rsidP="00000000" w:rsidRDefault="00000000" w:rsidRPr="00000000" w14:paraId="0000008F">
      <w:pPr>
        <w:spacing w:after="240" w:before="240" w:lineRule="auto"/>
        <w:jc w:val="both"/>
        <w:rPr>
          <w:b w:val="1"/>
          <w:color w:val="0d0d0d"/>
          <w:highlight w:val="white"/>
        </w:rPr>
      </w:pPr>
      <w:r w:rsidDel="00000000" w:rsidR="00000000" w:rsidRPr="00000000">
        <w:rPr>
          <w:b w:val="1"/>
          <w:color w:val="0d0d0d"/>
          <w:highlight w:val="white"/>
          <w:rtl w:val="0"/>
        </w:rPr>
        <w:t xml:space="preserve">f)Confirmar reserva:</w:t>
      </w:r>
    </w:p>
    <w:p w:rsidR="00000000" w:rsidDel="00000000" w:rsidP="00000000" w:rsidRDefault="00000000" w:rsidRPr="00000000" w14:paraId="00000090">
      <w:pPr>
        <w:spacing w:after="240" w:before="240" w:lineRule="auto"/>
        <w:jc w:val="both"/>
        <w:rPr>
          <w:b w:val="1"/>
          <w:color w:val="0d0d0d"/>
          <w:highlight w:val="white"/>
        </w:rPr>
      </w:pPr>
      <w:r w:rsidDel="00000000" w:rsidR="00000000" w:rsidRPr="00000000">
        <w:rPr>
          <w:b w:val="1"/>
          <w:color w:val="0d0d0d"/>
          <w:highlight w:val="white"/>
          <w:rtl w:val="0"/>
        </w:rPr>
        <w:t xml:space="preserve">Actores: Cliente</w:t>
      </w:r>
    </w:p>
    <w:p w:rsidR="00000000" w:rsidDel="00000000" w:rsidP="00000000" w:rsidRDefault="00000000" w:rsidRPr="00000000" w14:paraId="00000091">
      <w:pPr>
        <w:spacing w:after="240" w:before="240" w:lineRule="auto"/>
        <w:jc w:val="both"/>
        <w:rPr>
          <w:b w:val="1"/>
          <w:color w:val="0d0d0d"/>
          <w:highlight w:val="white"/>
        </w:rPr>
      </w:pPr>
      <w:r w:rsidDel="00000000" w:rsidR="00000000" w:rsidRPr="00000000">
        <w:rPr>
          <w:b w:val="1"/>
          <w:color w:val="0d0d0d"/>
          <w:highlight w:val="white"/>
          <w:rtl w:val="0"/>
        </w:rPr>
        <w:t xml:space="preserve">Descripción: Este caso de uso extiende el caso de uso Realizar Pago. Si el pago se realiza con éxito, se confirma la reserva.</w:t>
      </w:r>
    </w:p>
    <w:p w:rsidR="00000000" w:rsidDel="00000000" w:rsidP="00000000" w:rsidRDefault="00000000" w:rsidRPr="00000000" w14:paraId="00000092">
      <w:pPr>
        <w:spacing w:after="240" w:before="240" w:lineRule="auto"/>
        <w:jc w:val="both"/>
        <w:rPr>
          <w:b w:val="1"/>
          <w:color w:val="0d0d0d"/>
          <w:highlight w:val="white"/>
        </w:rPr>
      </w:pPr>
      <w:r w:rsidDel="00000000" w:rsidR="00000000" w:rsidRPr="00000000">
        <w:rPr>
          <w:b w:val="1"/>
          <w:color w:val="0d0d0d"/>
          <w:highlight w:val="white"/>
          <w:rtl w:val="0"/>
        </w:rPr>
        <w:t xml:space="preserve">5.Documentación: </w:t>
      </w:r>
    </w:p>
    <w:p w:rsidR="00000000" w:rsidDel="00000000" w:rsidP="00000000" w:rsidRDefault="00000000" w:rsidRPr="00000000" w14:paraId="00000093">
      <w:pPr>
        <w:spacing w:after="240" w:before="240" w:lineRule="auto"/>
        <w:jc w:val="both"/>
        <w:rPr>
          <w:b w:val="1"/>
          <w:color w:val="0d0d0d"/>
          <w:highlight w:val="white"/>
        </w:rPr>
      </w:pPr>
      <w:r w:rsidDel="00000000" w:rsidR="00000000" w:rsidRPr="00000000">
        <w:rPr>
          <w:b w:val="1"/>
          <w:color w:val="0d0d0d"/>
          <w:highlight w:val="white"/>
          <w:rtl w:val="0"/>
        </w:rPr>
        <w:t xml:space="preserve">•Caso de uso - buscar vuelo</w:t>
      </w:r>
    </w:p>
    <w:p w:rsidR="00000000" w:rsidDel="00000000" w:rsidP="00000000" w:rsidRDefault="00000000" w:rsidRPr="00000000" w14:paraId="00000094">
      <w:pPr>
        <w:spacing w:after="240" w:before="240" w:lineRule="auto"/>
        <w:jc w:val="both"/>
        <w:rPr>
          <w:b w:val="1"/>
          <w:color w:val="0d0d0d"/>
          <w:highlight w:val="white"/>
        </w:rPr>
      </w:pPr>
      <w:r w:rsidDel="00000000" w:rsidR="00000000" w:rsidRPr="00000000">
        <w:rPr>
          <w:b w:val="1"/>
          <w:color w:val="0d0d0d"/>
          <w:highlight w:val="white"/>
          <w:rtl w:val="0"/>
        </w:rPr>
        <w:t xml:space="preserve">Objetivo: Permitir que un cliente busque un vuelo específico para reservar asientos.</w:t>
      </w:r>
    </w:p>
    <w:p w:rsidR="00000000" w:rsidDel="00000000" w:rsidP="00000000" w:rsidRDefault="00000000" w:rsidRPr="00000000" w14:paraId="00000095">
      <w:pPr>
        <w:spacing w:after="240" w:before="240" w:lineRule="auto"/>
        <w:jc w:val="both"/>
        <w:rPr>
          <w:b w:val="1"/>
          <w:color w:val="0d0d0d"/>
          <w:highlight w:val="white"/>
        </w:rPr>
      </w:pPr>
      <w:r w:rsidDel="00000000" w:rsidR="00000000" w:rsidRPr="00000000">
        <w:rPr>
          <w:b w:val="1"/>
          <w:color w:val="0d0d0d"/>
          <w:highlight w:val="white"/>
          <w:rtl w:val="0"/>
        </w:rPr>
        <w:t xml:space="preserve">Actores: Cliente, </w:t>
      </w:r>
      <w:ins w:author="Luna S" w:id="0" w:date="2024-05-02T15:42:37Z">
        <w:r w:rsidDel="00000000" w:rsidR="00000000" w:rsidRPr="00000000">
          <w:rPr>
            <w:b w:val="1"/>
            <w:color w:val="0d0d0d"/>
            <w:highlight w:val="white"/>
            <w:rtl w:val="0"/>
          </w:rPr>
          <w:t xml:space="preserve"> </w:t>
        </w:r>
      </w:ins>
      <w:r w:rsidDel="00000000" w:rsidR="00000000" w:rsidRPr="00000000">
        <w:rPr>
          <w:b w:val="1"/>
          <w:color w:val="0d0d0d"/>
          <w:highlight w:val="white"/>
          <w:rtl w:val="0"/>
        </w:rPr>
        <w:t xml:space="preserve">sistema de Reservas.</w:t>
      </w:r>
    </w:p>
    <w:p w:rsidR="00000000" w:rsidDel="00000000" w:rsidP="00000000" w:rsidRDefault="00000000" w:rsidRPr="00000000" w14:paraId="00000096">
      <w:pPr>
        <w:spacing w:after="240" w:before="240" w:lineRule="auto"/>
        <w:jc w:val="both"/>
        <w:rPr>
          <w:b w:val="1"/>
          <w:color w:val="0d0d0d"/>
          <w:highlight w:val="white"/>
        </w:rPr>
      </w:pPr>
      <w:r w:rsidDel="00000000" w:rsidR="00000000" w:rsidRPr="00000000">
        <w:rPr>
          <w:b w:val="1"/>
          <w:color w:val="0d0d0d"/>
          <w:highlight w:val="white"/>
          <w:rtl w:val="0"/>
        </w:rPr>
        <w:t xml:space="preserve">Precondiciones: El cliente ha buscado vuelos disponibles en el sistema.</w:t>
      </w:r>
    </w:p>
    <w:p w:rsidR="00000000" w:rsidDel="00000000" w:rsidP="00000000" w:rsidRDefault="00000000" w:rsidRPr="00000000" w14:paraId="00000097">
      <w:pPr>
        <w:spacing w:after="240" w:before="240" w:lineRule="auto"/>
        <w:jc w:val="both"/>
        <w:rPr>
          <w:b w:val="1"/>
          <w:color w:val="0d0d0d"/>
          <w:highlight w:val="white"/>
        </w:rPr>
      </w:pPr>
      <w:r w:rsidDel="00000000" w:rsidR="00000000" w:rsidRPr="00000000">
        <w:rPr>
          <w:b w:val="1"/>
          <w:color w:val="0d0d0d"/>
          <w:highlight w:val="white"/>
          <w:rtl w:val="0"/>
        </w:rPr>
        <w:t xml:space="preserve">Flujo principal:</w:t>
      </w:r>
    </w:p>
    <w:p w:rsidR="00000000" w:rsidDel="00000000" w:rsidP="00000000" w:rsidRDefault="00000000" w:rsidRPr="00000000" w14:paraId="00000098">
      <w:pPr>
        <w:spacing w:after="240" w:before="240" w:lineRule="auto"/>
        <w:jc w:val="both"/>
        <w:rPr>
          <w:b w:val="1"/>
          <w:color w:val="0d0d0d"/>
          <w:highlight w:val="white"/>
        </w:rPr>
      </w:pPr>
      <w:r w:rsidDel="00000000" w:rsidR="00000000" w:rsidRPr="00000000">
        <w:rPr>
          <w:b w:val="1"/>
          <w:color w:val="0d0d0d"/>
          <w:highlight w:val="white"/>
          <w:rtl w:val="0"/>
        </w:rPr>
        <w:tab/>
        <w:t xml:space="preserve">El cliente busca vuelos disponibles en el sistema.</w:t>
      </w:r>
    </w:p>
    <w:p w:rsidR="00000000" w:rsidDel="00000000" w:rsidP="00000000" w:rsidRDefault="00000000" w:rsidRPr="00000000" w14:paraId="00000099">
      <w:pPr>
        <w:spacing w:after="240" w:before="240" w:lineRule="auto"/>
        <w:jc w:val="both"/>
        <w:rPr>
          <w:b w:val="1"/>
          <w:color w:val="0d0d0d"/>
          <w:highlight w:val="white"/>
        </w:rPr>
      </w:pPr>
      <w:r w:rsidDel="00000000" w:rsidR="00000000" w:rsidRPr="00000000">
        <w:rPr>
          <w:b w:val="1"/>
          <w:color w:val="0d0d0d"/>
          <w:highlight w:val="white"/>
          <w:rtl w:val="0"/>
        </w:rPr>
        <w:tab/>
        <w:t xml:space="preserve">El sistema muestra una lista de vuelos disponibles.</w:t>
      </w:r>
    </w:p>
    <w:p w:rsidR="00000000" w:rsidDel="00000000" w:rsidP="00000000" w:rsidRDefault="00000000" w:rsidRPr="00000000" w14:paraId="0000009A">
      <w:pPr>
        <w:spacing w:after="240" w:before="240" w:lineRule="auto"/>
        <w:jc w:val="both"/>
        <w:rPr>
          <w:b w:val="1"/>
          <w:color w:val="0d0d0d"/>
          <w:highlight w:val="white"/>
        </w:rPr>
      </w:pPr>
      <w:r w:rsidDel="00000000" w:rsidR="00000000" w:rsidRPr="00000000">
        <w:rPr>
          <w:b w:val="1"/>
          <w:color w:val="0d0d0d"/>
          <w:highlight w:val="white"/>
          <w:rtl w:val="0"/>
        </w:rPr>
        <w:tab/>
        <w:t xml:space="preserve">El cliente selecciona un vuelo de la lista.</w:t>
      </w:r>
    </w:p>
    <w:p w:rsidR="00000000" w:rsidDel="00000000" w:rsidP="00000000" w:rsidRDefault="00000000" w:rsidRPr="00000000" w14:paraId="0000009B">
      <w:pPr>
        <w:spacing w:after="240" w:before="240" w:lineRule="auto"/>
        <w:jc w:val="both"/>
        <w:rPr>
          <w:b w:val="1"/>
          <w:color w:val="0d0d0d"/>
          <w:highlight w:val="white"/>
        </w:rPr>
      </w:pPr>
      <w:r w:rsidDel="00000000" w:rsidR="00000000" w:rsidRPr="00000000">
        <w:rPr>
          <w:b w:val="1"/>
          <w:color w:val="0d0d0d"/>
          <w:highlight w:val="white"/>
          <w:rtl w:val="0"/>
        </w:rPr>
        <w:tab/>
        <w:t xml:space="preserve">El sistema muestra los detalles del vuelo seleccionado.</w:t>
      </w:r>
    </w:p>
    <w:p w:rsidR="00000000" w:rsidDel="00000000" w:rsidP="00000000" w:rsidRDefault="00000000" w:rsidRPr="00000000" w14:paraId="0000009C">
      <w:pPr>
        <w:spacing w:after="240" w:before="240" w:lineRule="auto"/>
        <w:jc w:val="both"/>
        <w:rPr>
          <w:b w:val="1"/>
          <w:color w:val="0d0d0d"/>
          <w:highlight w:val="white"/>
        </w:rPr>
      </w:pPr>
      <w:r w:rsidDel="00000000" w:rsidR="00000000" w:rsidRPr="00000000">
        <w:rPr>
          <w:b w:val="1"/>
          <w:color w:val="0d0d0d"/>
          <w:highlight w:val="white"/>
          <w:rtl w:val="0"/>
        </w:rPr>
        <w:tab/>
        <w:t xml:space="preserve">El cliente elige la opción para reservar asientos.</w:t>
      </w:r>
    </w:p>
    <w:p w:rsidR="00000000" w:rsidDel="00000000" w:rsidP="00000000" w:rsidRDefault="00000000" w:rsidRPr="00000000" w14:paraId="0000009D">
      <w:pPr>
        <w:spacing w:after="240" w:before="240" w:lineRule="auto"/>
        <w:jc w:val="both"/>
        <w:rPr>
          <w:b w:val="1"/>
          <w:color w:val="0d0d0d"/>
          <w:highlight w:val="white"/>
        </w:rPr>
      </w:pPr>
      <w:r w:rsidDel="00000000" w:rsidR="00000000" w:rsidRPr="00000000">
        <w:rPr>
          <w:b w:val="1"/>
          <w:color w:val="0d0d0d"/>
          <w:highlight w:val="white"/>
          <w:rtl w:val="0"/>
        </w:rPr>
        <w:tab/>
        <w:t xml:space="preserve">El sistema muestra un plano de asientos del avión.</w:t>
      </w:r>
    </w:p>
    <w:p w:rsidR="00000000" w:rsidDel="00000000" w:rsidP="00000000" w:rsidRDefault="00000000" w:rsidRPr="00000000" w14:paraId="0000009E">
      <w:pPr>
        <w:spacing w:after="240" w:before="240" w:lineRule="auto"/>
        <w:jc w:val="both"/>
        <w:rPr>
          <w:b w:val="1"/>
          <w:color w:val="0d0d0d"/>
          <w:highlight w:val="white"/>
        </w:rPr>
      </w:pPr>
      <w:r w:rsidDel="00000000" w:rsidR="00000000" w:rsidRPr="00000000">
        <w:rPr>
          <w:b w:val="1"/>
          <w:color w:val="0d0d0d"/>
          <w:highlight w:val="white"/>
          <w:rtl w:val="0"/>
        </w:rPr>
        <w:tab/>
        <w:t xml:space="preserve">El cliente selecciona los asientos deseados.</w:t>
      </w:r>
    </w:p>
    <w:p w:rsidR="00000000" w:rsidDel="00000000" w:rsidP="00000000" w:rsidRDefault="00000000" w:rsidRPr="00000000" w14:paraId="0000009F">
      <w:pPr>
        <w:spacing w:after="240" w:before="240" w:lineRule="auto"/>
        <w:jc w:val="both"/>
        <w:rPr>
          <w:b w:val="1"/>
          <w:color w:val="0d0d0d"/>
          <w:highlight w:val="white"/>
        </w:rPr>
      </w:pPr>
      <w:r w:rsidDel="00000000" w:rsidR="00000000" w:rsidRPr="00000000">
        <w:rPr>
          <w:b w:val="1"/>
          <w:color w:val="0d0d0d"/>
          <w:highlight w:val="white"/>
          <w:rtl w:val="0"/>
        </w:rPr>
        <w:tab/>
        <w:t xml:space="preserve">El sistema verifica la disponibilidad de los asientos.</w:t>
      </w:r>
    </w:p>
    <w:p w:rsidR="00000000" w:rsidDel="00000000" w:rsidP="00000000" w:rsidRDefault="00000000" w:rsidRPr="00000000" w14:paraId="000000A0">
      <w:pPr>
        <w:spacing w:after="240" w:before="240" w:lineRule="auto"/>
        <w:jc w:val="both"/>
        <w:rPr>
          <w:b w:val="1"/>
          <w:color w:val="0d0d0d"/>
          <w:highlight w:val="white"/>
        </w:rPr>
      </w:pPr>
      <w:r w:rsidDel="00000000" w:rsidR="00000000" w:rsidRPr="00000000">
        <w:rPr>
          <w:b w:val="1"/>
          <w:color w:val="0d0d0d"/>
          <w:highlight w:val="white"/>
          <w:rtl w:val="0"/>
        </w:rPr>
        <w:tab/>
        <w:t xml:space="preserve">El sistema muestra un resumen de la reserva.</w:t>
      </w:r>
    </w:p>
    <w:p w:rsidR="00000000" w:rsidDel="00000000" w:rsidP="00000000" w:rsidRDefault="00000000" w:rsidRPr="00000000" w14:paraId="000000A1">
      <w:pPr>
        <w:spacing w:after="240" w:before="240" w:lineRule="auto"/>
        <w:jc w:val="both"/>
        <w:rPr>
          <w:b w:val="1"/>
          <w:color w:val="0d0d0d"/>
          <w:highlight w:val="white"/>
        </w:rPr>
      </w:pPr>
      <w:r w:rsidDel="00000000" w:rsidR="00000000" w:rsidRPr="00000000">
        <w:rPr>
          <w:b w:val="1"/>
          <w:color w:val="0d0d0d"/>
          <w:highlight w:val="white"/>
          <w:rtl w:val="0"/>
        </w:rPr>
        <w:tab/>
        <w:t xml:space="preserve">El cliente confirma la reserva.</w:t>
      </w:r>
    </w:p>
    <w:p w:rsidR="00000000" w:rsidDel="00000000" w:rsidP="00000000" w:rsidRDefault="00000000" w:rsidRPr="00000000" w14:paraId="000000A2">
      <w:pPr>
        <w:spacing w:after="240" w:before="240" w:lineRule="auto"/>
        <w:jc w:val="both"/>
        <w:rPr>
          <w:b w:val="1"/>
          <w:color w:val="0d0d0d"/>
          <w:highlight w:val="white"/>
        </w:rPr>
      </w:pPr>
      <w:r w:rsidDel="00000000" w:rsidR="00000000" w:rsidRPr="00000000">
        <w:rPr>
          <w:rtl w:val="0"/>
        </w:rPr>
      </w:r>
    </w:p>
    <w:p w:rsidR="00000000" w:rsidDel="00000000" w:rsidP="00000000" w:rsidRDefault="00000000" w:rsidRPr="00000000" w14:paraId="000000A3">
      <w:pPr>
        <w:spacing w:after="240" w:before="240" w:lineRule="auto"/>
        <w:jc w:val="both"/>
        <w:rPr>
          <w:b w:val="1"/>
          <w:color w:val="0d0d0d"/>
          <w:highlight w:val="white"/>
        </w:rPr>
      </w:pPr>
      <w:r w:rsidDel="00000000" w:rsidR="00000000" w:rsidRPr="00000000">
        <w:rPr>
          <w:rtl w:val="0"/>
        </w:rPr>
      </w:r>
    </w:p>
    <w:p w:rsidR="00000000" w:rsidDel="00000000" w:rsidP="00000000" w:rsidRDefault="00000000" w:rsidRPr="00000000" w14:paraId="000000A4">
      <w:pPr>
        <w:spacing w:after="240" w:before="240" w:lineRule="auto"/>
        <w:jc w:val="both"/>
        <w:rPr>
          <w:b w:val="1"/>
          <w:color w:val="0d0d0d"/>
          <w:highlight w:val="white"/>
        </w:rPr>
      </w:pPr>
      <w:r w:rsidDel="00000000" w:rsidR="00000000" w:rsidRPr="00000000">
        <w:rPr>
          <w:b w:val="1"/>
          <w:color w:val="0d0d0d"/>
          <w:highlight w:val="white"/>
          <w:rtl w:val="0"/>
        </w:rPr>
        <w:t xml:space="preserve">Flujo Alternativo:</w:t>
      </w:r>
    </w:p>
    <w:p w:rsidR="00000000" w:rsidDel="00000000" w:rsidP="00000000" w:rsidRDefault="00000000" w:rsidRPr="00000000" w14:paraId="000000A5">
      <w:pPr>
        <w:spacing w:after="240" w:before="240" w:lineRule="auto"/>
        <w:jc w:val="both"/>
        <w:rPr>
          <w:b w:val="1"/>
          <w:color w:val="0d0d0d"/>
          <w:highlight w:val="white"/>
        </w:rPr>
      </w:pPr>
      <w:r w:rsidDel="00000000" w:rsidR="00000000" w:rsidRPr="00000000">
        <w:rPr>
          <w:b w:val="1"/>
          <w:color w:val="0d0d0d"/>
          <w:highlight w:val="white"/>
          <w:rtl w:val="0"/>
        </w:rPr>
        <w:t xml:space="preserve">Si los asientos seleccionados no están disponibles, el sistema notifica al cliente y le pide que seleccione otros asientos.</w:t>
      </w:r>
    </w:p>
    <w:p w:rsidR="00000000" w:rsidDel="00000000" w:rsidP="00000000" w:rsidRDefault="00000000" w:rsidRPr="00000000" w14:paraId="000000A6">
      <w:pPr>
        <w:spacing w:after="240" w:before="240" w:lineRule="auto"/>
        <w:jc w:val="both"/>
        <w:rPr>
          <w:b w:val="1"/>
          <w:color w:val="0d0d0d"/>
          <w:highlight w:val="white"/>
        </w:rPr>
      </w:pPr>
      <w:r w:rsidDel="00000000" w:rsidR="00000000" w:rsidRPr="00000000">
        <w:rPr>
          <w:b w:val="1"/>
          <w:color w:val="0d0d0d"/>
          <w:highlight w:val="white"/>
          <w:rtl w:val="0"/>
        </w:rPr>
        <w:t xml:space="preserve">Postcondiciones:</w:t>
      </w:r>
    </w:p>
    <w:p w:rsidR="00000000" w:rsidDel="00000000" w:rsidP="00000000" w:rsidRDefault="00000000" w:rsidRPr="00000000" w14:paraId="000000A7">
      <w:pPr>
        <w:spacing w:after="240" w:before="240" w:lineRule="auto"/>
        <w:jc w:val="both"/>
        <w:rPr>
          <w:b w:val="1"/>
          <w:color w:val="0d0d0d"/>
          <w:highlight w:val="white"/>
        </w:rPr>
      </w:pPr>
      <w:r w:rsidDel="00000000" w:rsidR="00000000" w:rsidRPr="00000000">
        <w:rPr>
          <w:b w:val="1"/>
          <w:color w:val="0d0d0d"/>
          <w:highlight w:val="white"/>
          <w:rtl w:val="0"/>
        </w:rPr>
        <w:t xml:space="preserve">El cliente ha seleccionado un vuelo específico y ha reservado los asientos deseados.</w:t>
      </w:r>
    </w:p>
    <w:p w:rsidR="00000000" w:rsidDel="00000000" w:rsidP="00000000" w:rsidRDefault="00000000" w:rsidRPr="00000000" w14:paraId="000000A8">
      <w:pPr>
        <w:spacing w:after="240" w:before="240" w:lineRule="auto"/>
        <w:jc w:val="both"/>
        <w:rPr>
          <w:b w:val="1"/>
          <w:color w:val="0d0d0d"/>
          <w:highlight w:val="white"/>
        </w:rPr>
      </w:pPr>
      <w:r w:rsidDel="00000000" w:rsidR="00000000" w:rsidRPr="00000000">
        <w:rPr>
          <w:rtl w:val="0"/>
        </w:rPr>
      </w:r>
    </w:p>
    <w:p w:rsidR="00000000" w:rsidDel="00000000" w:rsidP="00000000" w:rsidRDefault="00000000" w:rsidRPr="00000000" w14:paraId="000000A9">
      <w:pPr>
        <w:spacing w:after="240" w:before="240" w:lineRule="auto"/>
        <w:ind w:left="2160" w:firstLine="0"/>
        <w:jc w:val="both"/>
        <w:rPr>
          <w:b w:val="1"/>
          <w:color w:val="0d0d0d"/>
          <w:highlight w:val="white"/>
        </w:rPr>
      </w:pPr>
      <w:r w:rsidDel="00000000" w:rsidR="00000000" w:rsidRPr="00000000">
        <w:rPr>
          <w:rtl w:val="0"/>
        </w:rPr>
      </w:r>
    </w:p>
    <w:p w:rsidR="00000000" w:rsidDel="00000000" w:rsidP="00000000" w:rsidRDefault="00000000" w:rsidRPr="00000000" w14:paraId="000000AA">
      <w:pPr>
        <w:spacing w:after="240" w:before="240" w:lineRule="auto"/>
        <w:ind w:left="2160" w:firstLine="0"/>
        <w:jc w:val="both"/>
        <w:rPr>
          <w:b w:val="1"/>
          <w:color w:val="0d0d0d"/>
          <w:highlight w:val="white"/>
        </w:rPr>
      </w:pPr>
      <w:r w:rsidDel="00000000" w:rsidR="00000000" w:rsidRPr="00000000">
        <w:rPr>
          <w:rtl w:val="0"/>
        </w:rPr>
      </w:r>
    </w:p>
    <w:p w:rsidR="00000000" w:rsidDel="00000000" w:rsidP="00000000" w:rsidRDefault="00000000" w:rsidRPr="00000000" w14:paraId="000000AB">
      <w:pPr>
        <w:spacing w:after="240" w:before="240" w:lineRule="auto"/>
        <w:ind w:left="1440" w:firstLine="0"/>
        <w:jc w:val="both"/>
        <w:rPr>
          <w:color w:val="0d0d0d"/>
          <w:highlight w:val="white"/>
        </w:rPr>
      </w:pPr>
      <w:r w:rsidDel="00000000" w:rsidR="00000000" w:rsidRPr="00000000">
        <w:rPr>
          <w:rtl w:val="0"/>
        </w:rPr>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